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E4002" w14:textId="760812A7" w:rsidR="000C2DC2" w:rsidRPr="00CF12B3" w:rsidRDefault="000C2DC2" w:rsidP="000C2DC2">
      <w:pPr>
        <w:rPr>
          <w:rFonts w:asciiTheme="minorBidi" w:hAnsiTheme="minorBidi"/>
        </w:rPr>
      </w:pPr>
    </w:p>
    <w:p w14:paraId="2B0A4766" w14:textId="77777777" w:rsidR="000C2DC2" w:rsidRPr="00CF12B3" w:rsidRDefault="000C2DC2" w:rsidP="000C2DC2">
      <w:pPr>
        <w:rPr>
          <w:rFonts w:asciiTheme="minorBidi" w:hAnsiTheme="minorBidi"/>
        </w:rPr>
      </w:pPr>
    </w:p>
    <w:p w14:paraId="4461D026" w14:textId="77777777" w:rsidR="000C2DC2" w:rsidRPr="00900899" w:rsidRDefault="000C2DC2" w:rsidP="000C2DC2">
      <w:pPr>
        <w:rPr>
          <w:rFonts w:asciiTheme="minorBidi" w:hAnsiTheme="minorBidi"/>
          <w:sz w:val="36"/>
          <w:lang w:val="de-CH"/>
        </w:rPr>
      </w:pPr>
      <w:r>
        <w:rPr>
          <w:rFonts w:asciiTheme="minorBidi" w:hAnsiTheme="minorBidi"/>
          <w:sz w:val="36"/>
          <w:lang w:val="de-CH"/>
        </w:rPr>
        <w:tab/>
      </w:r>
      <w:r>
        <w:rPr>
          <w:rFonts w:asciiTheme="minorBidi" w:hAnsiTheme="minorBidi"/>
          <w:sz w:val="36"/>
          <w:lang w:val="de-CH"/>
        </w:rPr>
        <w:tab/>
      </w:r>
      <w:r>
        <w:rPr>
          <w:rFonts w:asciiTheme="minorBidi" w:hAnsiTheme="minorBidi"/>
          <w:sz w:val="36"/>
          <w:lang w:val="de-CH"/>
        </w:rPr>
        <w:tab/>
      </w:r>
      <w:proofErr w:type="spellStart"/>
      <w:r w:rsidRPr="00900899">
        <w:rPr>
          <w:rFonts w:asciiTheme="minorBidi" w:hAnsiTheme="minorBidi"/>
          <w:sz w:val="36"/>
          <w:lang w:val="de-CH"/>
        </w:rPr>
        <w:t>Subscription-Based</w:t>
      </w:r>
      <w:proofErr w:type="spellEnd"/>
      <w:r w:rsidRPr="00900899">
        <w:rPr>
          <w:rFonts w:asciiTheme="minorBidi" w:hAnsiTheme="minorBidi"/>
          <w:sz w:val="36"/>
          <w:lang w:val="de-CH"/>
        </w:rPr>
        <w:t xml:space="preserve"> Crowdfunding</w:t>
      </w:r>
    </w:p>
    <w:p w14:paraId="777B0F34" w14:textId="77777777" w:rsidR="000C2DC2" w:rsidRPr="00900899" w:rsidRDefault="000C2DC2" w:rsidP="000C2DC2">
      <w:pPr>
        <w:jc w:val="center"/>
        <w:rPr>
          <w:rFonts w:asciiTheme="minorBidi" w:hAnsiTheme="minorBidi"/>
          <w:sz w:val="32"/>
          <w:lang w:val="de-CH"/>
        </w:rPr>
      </w:pPr>
      <w:r w:rsidRPr="00900899">
        <w:rPr>
          <w:rFonts w:asciiTheme="minorBidi" w:hAnsiTheme="minorBidi"/>
          <w:sz w:val="32"/>
          <w:lang w:val="de-CH"/>
        </w:rPr>
        <w:t xml:space="preserve">Motivationen der Unterstützer von SBC </w:t>
      </w:r>
    </w:p>
    <w:p w14:paraId="47033015" w14:textId="77777777" w:rsidR="000C2DC2" w:rsidRPr="00900899" w:rsidRDefault="000C2DC2" w:rsidP="000C2DC2">
      <w:pPr>
        <w:jc w:val="center"/>
        <w:rPr>
          <w:rFonts w:asciiTheme="minorBidi" w:hAnsiTheme="minorBidi"/>
          <w:lang w:val="de-CH"/>
        </w:rPr>
      </w:pPr>
    </w:p>
    <w:p w14:paraId="60586893" w14:textId="77777777" w:rsidR="000C2DC2" w:rsidRPr="00900899" w:rsidRDefault="000C2DC2" w:rsidP="000C2DC2">
      <w:pPr>
        <w:jc w:val="center"/>
        <w:rPr>
          <w:rFonts w:asciiTheme="minorBidi" w:hAnsiTheme="minorBidi"/>
          <w:lang w:val="de-CH"/>
        </w:rPr>
      </w:pPr>
      <w:r>
        <w:rPr>
          <w:noProof/>
          <w:lang w:val="de-CH" w:eastAsia="de-CH"/>
        </w:rPr>
        <mc:AlternateContent>
          <mc:Choice Requires="wps">
            <w:drawing>
              <wp:anchor distT="45720" distB="45720" distL="114300" distR="114300" simplePos="0" relativeHeight="251662336" behindDoc="0" locked="0" layoutInCell="1" allowOverlap="1" wp14:anchorId="500F260D" wp14:editId="7033A6D9">
                <wp:simplePos x="0" y="0"/>
                <wp:positionH relativeFrom="margin">
                  <wp:posOffset>964530</wp:posOffset>
                </wp:positionH>
                <wp:positionV relativeFrom="paragraph">
                  <wp:posOffset>142087</wp:posOffset>
                </wp:positionV>
                <wp:extent cx="4146550" cy="2046605"/>
                <wp:effectExtent l="0" t="0" r="635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204660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74174463" w14:textId="77777777" w:rsidR="000C2DC2" w:rsidRPr="004A6C65" w:rsidRDefault="000C2DC2" w:rsidP="000C2DC2">
                            <w:pPr>
                              <w:pStyle w:val="Grundtextzentriert"/>
                              <w:rPr>
                                <w:rStyle w:val="Grundzfett"/>
                                <w:sz w:val="32"/>
                              </w:rPr>
                            </w:pPr>
                            <w:r w:rsidRPr="004A6C65">
                              <w:rPr>
                                <w:rStyle w:val="Grundzfett"/>
                                <w:sz w:val="32"/>
                              </w:rPr>
                              <w:t xml:space="preserve">Bachelorarbeit </w:t>
                            </w:r>
                          </w:p>
                          <w:p w14:paraId="3BA7708B" w14:textId="77777777" w:rsidR="000C2DC2" w:rsidRPr="00BE68C7" w:rsidRDefault="000C2DC2" w:rsidP="000C2DC2">
                            <w:pPr>
                              <w:pStyle w:val="Grundtextzentriert"/>
                              <w:rPr>
                                <w:rStyle w:val="Grundzfett"/>
                              </w:rPr>
                            </w:pPr>
                          </w:p>
                          <w:p w14:paraId="21955199" w14:textId="77777777" w:rsidR="000C2DC2" w:rsidRDefault="000C2DC2" w:rsidP="000C2DC2">
                            <w:pPr>
                              <w:pStyle w:val="Grundtextzentriert"/>
                            </w:pPr>
                            <w:r>
                              <w:t xml:space="preserve">im Fachgebiet Wirtschaftsinformatik </w:t>
                            </w:r>
                          </w:p>
                          <w:p w14:paraId="786830E5" w14:textId="77777777" w:rsidR="000C2DC2" w:rsidRDefault="000C2DC2" w:rsidP="000C2DC2">
                            <w:pPr>
                              <w:pStyle w:val="Grundtextzentriert"/>
                            </w:pPr>
                            <w:r>
                              <w:t>an der Professur für Information Systems Engineering</w:t>
                            </w:r>
                          </w:p>
                          <w:p w14:paraId="5028CAFC" w14:textId="77777777" w:rsidR="000C2DC2" w:rsidRDefault="000C2DC2" w:rsidP="000C2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0F260D" id="_x0000_t202" coordsize="21600,21600" o:spt="202" path="m,l,21600r21600,l21600,xe">
                <v:stroke joinstyle="miter"/>
                <v:path gradientshapeok="t" o:connecttype="rect"/>
              </v:shapetype>
              <v:shape id="Text Box 2" o:spid="_x0000_s1026" type="#_x0000_t202" style="position:absolute;left:0;text-align:left;margin-left:75.95pt;margin-top:11.2pt;width:326.5pt;height:161.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" fillcolor="white [3201]" stroked="f" strokeweight="1pt">
                <v:textbox>
                  <w:txbxContent>
                    <w:p w14:paraId="74174463" w14:textId="77777777" w:rsidR="000C2DC2" w:rsidRPr="004A6C65" w:rsidRDefault="000C2DC2" w:rsidP="000C2DC2">
                      <w:pPr>
                        <w:pStyle w:val="Grundtextzentriert"/>
                        <w:rPr>
                          <w:rStyle w:val="Grundzfett"/>
                          <w:sz w:val="32"/>
                        </w:rPr>
                      </w:pPr>
                      <w:r w:rsidRPr="004A6C65">
                        <w:rPr>
                          <w:rStyle w:val="Grundzfett"/>
                          <w:sz w:val="32"/>
                        </w:rPr>
                        <w:t xml:space="preserve">Bachelorarbeit </w:t>
                      </w:r>
                    </w:p>
                    <w:p w14:paraId="3BA7708B" w14:textId="77777777" w:rsidR="000C2DC2" w:rsidRPr="00BE68C7" w:rsidRDefault="000C2DC2" w:rsidP="000C2DC2">
                      <w:pPr>
                        <w:pStyle w:val="Grundtextzentriert"/>
                        <w:rPr>
                          <w:rStyle w:val="Grundzfett"/>
                        </w:rPr>
                      </w:pPr>
                    </w:p>
                    <w:p w14:paraId="21955199" w14:textId="77777777" w:rsidR="000C2DC2" w:rsidRDefault="000C2DC2" w:rsidP="000C2DC2">
                      <w:pPr>
                        <w:pStyle w:val="Grundtextzentriert"/>
                      </w:pPr>
                      <w:r>
                        <w:t xml:space="preserve">im Fachgebiet Wirtschaftsinformatik </w:t>
                      </w:r>
                    </w:p>
                    <w:p w14:paraId="786830E5" w14:textId="77777777" w:rsidR="000C2DC2" w:rsidRDefault="000C2DC2" w:rsidP="000C2DC2">
                      <w:pPr>
                        <w:pStyle w:val="Grundtextzentriert"/>
                      </w:pPr>
                      <w:r>
                        <w:t>an der Professur für Information Systems Engineering</w:t>
                      </w:r>
                    </w:p>
                    <w:p w14:paraId="5028CAFC" w14:textId="77777777" w:rsidR="000C2DC2" w:rsidRDefault="000C2DC2" w:rsidP="000C2DC2"/>
                  </w:txbxContent>
                </v:textbox>
                <w10:wrap type="square" anchorx="margin"/>
              </v:shape>
            </w:pict>
          </mc:Fallback>
        </mc:AlternateContent>
      </w:r>
    </w:p>
    <w:p w14:paraId="3AB0AC2A" w14:textId="77777777" w:rsidR="000C2DC2" w:rsidRPr="00CF12B3" w:rsidRDefault="000C2DC2" w:rsidP="000C2DC2">
      <w:pPr>
        <w:jc w:val="center"/>
        <w:rPr>
          <w:rFonts w:asciiTheme="minorBidi" w:hAnsiTheme="minorBidi"/>
        </w:rPr>
      </w:pPr>
    </w:p>
    <w:p w14:paraId="26C99C27" w14:textId="77777777" w:rsidR="000C2DC2" w:rsidRPr="00CF12B3" w:rsidRDefault="000C2DC2" w:rsidP="000C2DC2">
      <w:pPr>
        <w:rPr>
          <w:rFonts w:asciiTheme="minorBidi" w:hAnsiTheme="minorBidi"/>
        </w:rPr>
      </w:pPr>
    </w:p>
    <w:p w14:paraId="1F78564B" w14:textId="77777777" w:rsidR="000C2DC2" w:rsidRPr="00CF12B3" w:rsidRDefault="000C2DC2" w:rsidP="000C2DC2">
      <w:pPr>
        <w:jc w:val="center"/>
        <w:rPr>
          <w:rFonts w:asciiTheme="minorBidi" w:hAnsiTheme="minorBidi"/>
        </w:rPr>
      </w:pPr>
    </w:p>
    <w:p w14:paraId="669331B8" w14:textId="77777777" w:rsidR="000C2DC2" w:rsidRPr="00CF12B3" w:rsidRDefault="000C2DC2" w:rsidP="000C2DC2">
      <w:pPr>
        <w:rPr>
          <w:rFonts w:asciiTheme="minorBidi" w:hAnsiTheme="minorBidi"/>
        </w:rPr>
      </w:pPr>
      <w:r>
        <w:rPr>
          <w:noProof/>
          <w:lang w:val="de-CH" w:eastAsia="de-CH"/>
        </w:rPr>
        <mc:AlternateContent>
          <mc:Choice Requires="wps">
            <w:drawing>
              <wp:anchor distT="45720" distB="45720" distL="114300" distR="114300" simplePos="0" relativeHeight="251663360" behindDoc="0" locked="0" layoutInCell="1" allowOverlap="1" wp14:anchorId="0894C2C7" wp14:editId="4E010E28">
                <wp:simplePos x="0" y="0"/>
                <wp:positionH relativeFrom="margin">
                  <wp:posOffset>1040088</wp:posOffset>
                </wp:positionH>
                <wp:positionV relativeFrom="paragraph">
                  <wp:posOffset>1646702</wp:posOffset>
                </wp:positionV>
                <wp:extent cx="4146550" cy="2210435"/>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221043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432EC80D" w14:textId="77777777" w:rsidR="000C2DC2" w:rsidRDefault="000C2DC2" w:rsidP="000C2DC2">
                            <w:pPr>
                              <w:pStyle w:val="GrundtextEinrckung"/>
                              <w:ind w:left="1843" w:hanging="1843"/>
                            </w:pPr>
                            <w:r>
                              <w:t>Themensteller:</w:t>
                            </w:r>
                            <w:r>
                              <w:tab/>
                              <w:t>Prof. Dr. Roland Holten</w:t>
                            </w:r>
                          </w:p>
                          <w:p w14:paraId="74BD6E6A" w14:textId="77777777" w:rsidR="000C2DC2" w:rsidRDefault="000C2DC2" w:rsidP="000C2DC2">
                            <w:pPr>
                              <w:pStyle w:val="GrundtextEinrckung"/>
                              <w:ind w:left="1843" w:hanging="1843"/>
                            </w:pPr>
                            <w:r>
                              <w:t>Betreuer:</w:t>
                            </w:r>
                            <w:r>
                              <w:tab/>
                              <w:t>M.Sc. Nicholas Valentin Lingnau</w:t>
                            </w:r>
                          </w:p>
                          <w:p w14:paraId="2241D497" w14:textId="77777777" w:rsidR="000C2DC2" w:rsidRDefault="000C2DC2" w:rsidP="000C2DC2">
                            <w:pPr>
                              <w:pStyle w:val="GrundtextEinrckung"/>
                              <w:ind w:left="1843" w:hanging="1843"/>
                            </w:pPr>
                            <w:r>
                              <w:t>Matrikelnummer:</w:t>
                            </w:r>
                            <w:r>
                              <w:tab/>
                            </w:r>
                            <w:r w:rsidRPr="000F4D14">
                              <w:t>3481875</w:t>
                            </w:r>
                          </w:p>
                          <w:p w14:paraId="528576E7" w14:textId="77777777" w:rsidR="000C2DC2" w:rsidRDefault="000C2DC2" w:rsidP="000C2DC2">
                            <w:pPr>
                              <w:pStyle w:val="GrundtextEinrckung"/>
                              <w:ind w:left="1843" w:hanging="1843"/>
                            </w:pPr>
                          </w:p>
                          <w:p w14:paraId="652F51C9" w14:textId="77777777" w:rsidR="000C2DC2" w:rsidRDefault="000C2DC2" w:rsidP="000C2DC2">
                            <w:pPr>
                              <w:pStyle w:val="GrundtextEinrckung"/>
                              <w:ind w:left="1843" w:hanging="1843"/>
                            </w:pPr>
                            <w:r>
                              <w:t>vorgelegt von:</w:t>
                            </w:r>
                            <w:r>
                              <w:tab/>
                              <w:t>Marc Pomer</w:t>
                            </w:r>
                            <w:r>
                              <w:br/>
                              <w:t>Brunnengasse 20</w:t>
                            </w:r>
                            <w:r>
                              <w:br/>
                              <w:t>69117 Heidelberg</w:t>
                            </w:r>
                            <w:r>
                              <w:br/>
                              <w:t>017688283719</w:t>
                            </w:r>
                            <w:r>
                              <w:br/>
                              <w:t>marc_pomer@yahoo.de</w:t>
                            </w:r>
                          </w:p>
                          <w:p w14:paraId="63616C00" w14:textId="77777777" w:rsidR="000C2DC2" w:rsidRDefault="000C2DC2" w:rsidP="000C2DC2">
                            <w:pPr>
                              <w:pStyle w:val="GrundtextEinrckung"/>
                              <w:ind w:left="1843" w:hanging="1843"/>
                            </w:pPr>
                          </w:p>
                          <w:p w14:paraId="2B792FFE" w14:textId="77777777" w:rsidR="000C2DC2" w:rsidRDefault="000C2DC2" w:rsidP="000C2DC2">
                            <w:pPr>
                              <w:pStyle w:val="GrundtextEinrckung"/>
                              <w:ind w:left="1843" w:hanging="1843"/>
                            </w:pPr>
                            <w:r>
                              <w:t>Abgabetermin:</w:t>
                            </w:r>
                            <w:r>
                              <w:tab/>
                              <w:t>2021-07-30</w:t>
                            </w:r>
                          </w:p>
                          <w:p w14:paraId="6332DDA4" w14:textId="77777777" w:rsidR="000C2DC2" w:rsidRDefault="000C2DC2" w:rsidP="000C2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4C2C7" id="_x0000_s1027" type="#_x0000_t202" style="position:absolute;left:0;text-align:left;margin-left:81.9pt;margin-top:129.65pt;width:326.5pt;height:174.0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" fillcolor="white [3201]" stroked="f" strokeweight="1pt">
                <v:textbox>
                  <w:txbxContent>
                    <w:p w14:paraId="432EC80D" w14:textId="77777777" w:rsidR="000C2DC2" w:rsidRDefault="000C2DC2" w:rsidP="000C2DC2">
                      <w:pPr>
                        <w:pStyle w:val="GrundtextEinrckung"/>
                        <w:ind w:left="1843" w:hanging="1843"/>
                      </w:pPr>
                      <w:r>
                        <w:t>Themensteller:</w:t>
                      </w:r>
                      <w:r>
                        <w:tab/>
                        <w:t>Prof. Dr. Roland Holten</w:t>
                      </w:r>
                    </w:p>
                    <w:p w14:paraId="74BD6E6A" w14:textId="77777777" w:rsidR="000C2DC2" w:rsidRDefault="000C2DC2" w:rsidP="000C2DC2">
                      <w:pPr>
                        <w:pStyle w:val="GrundtextEinrckung"/>
                        <w:ind w:left="1843" w:hanging="1843"/>
                      </w:pPr>
                      <w:r>
                        <w:t>Betreuer:</w:t>
                      </w:r>
                      <w:r>
                        <w:tab/>
                        <w:t>M.Sc. Nicholas Valentin Lingnau</w:t>
                      </w:r>
                    </w:p>
                    <w:p w14:paraId="2241D497" w14:textId="77777777" w:rsidR="000C2DC2" w:rsidRDefault="000C2DC2" w:rsidP="000C2DC2">
                      <w:pPr>
                        <w:pStyle w:val="GrundtextEinrckung"/>
                        <w:ind w:left="1843" w:hanging="1843"/>
                      </w:pPr>
                      <w:r>
                        <w:t>Matrikelnummer:</w:t>
                      </w:r>
                      <w:r>
                        <w:tab/>
                      </w:r>
                      <w:r w:rsidRPr="000F4D14">
                        <w:t>3481875</w:t>
                      </w:r>
                    </w:p>
                    <w:p w14:paraId="528576E7" w14:textId="77777777" w:rsidR="000C2DC2" w:rsidRDefault="000C2DC2" w:rsidP="000C2DC2">
                      <w:pPr>
                        <w:pStyle w:val="GrundtextEinrckung"/>
                        <w:ind w:left="1843" w:hanging="1843"/>
                      </w:pPr>
                    </w:p>
                    <w:p w14:paraId="652F51C9" w14:textId="77777777" w:rsidR="000C2DC2" w:rsidRDefault="000C2DC2" w:rsidP="000C2DC2">
                      <w:pPr>
                        <w:pStyle w:val="GrundtextEinrckung"/>
                        <w:ind w:left="1843" w:hanging="1843"/>
                      </w:pPr>
                      <w:r>
                        <w:t>vorgelegt von:</w:t>
                      </w:r>
                      <w:r>
                        <w:tab/>
                        <w:t>Marc Pomer</w:t>
                      </w:r>
                      <w:r>
                        <w:br/>
                        <w:t>Brunnengasse 20</w:t>
                      </w:r>
                      <w:r>
                        <w:br/>
                        <w:t>69117 Heidelberg</w:t>
                      </w:r>
                      <w:r>
                        <w:br/>
                        <w:t>017688283719</w:t>
                      </w:r>
                      <w:r>
                        <w:br/>
                        <w:t>marc_pomer@yahoo.de</w:t>
                      </w:r>
                    </w:p>
                    <w:p w14:paraId="63616C00" w14:textId="77777777" w:rsidR="000C2DC2" w:rsidRDefault="000C2DC2" w:rsidP="000C2DC2">
                      <w:pPr>
                        <w:pStyle w:val="GrundtextEinrckung"/>
                        <w:ind w:left="1843" w:hanging="1843"/>
                      </w:pPr>
                    </w:p>
                    <w:p w14:paraId="2B792FFE" w14:textId="77777777" w:rsidR="000C2DC2" w:rsidRDefault="000C2DC2" w:rsidP="000C2DC2">
                      <w:pPr>
                        <w:pStyle w:val="GrundtextEinrckung"/>
                        <w:ind w:left="1843" w:hanging="1843"/>
                      </w:pPr>
                      <w:r>
                        <w:t>Abgabetermin:</w:t>
                      </w:r>
                      <w:r>
                        <w:tab/>
                        <w:t>2021-07-30</w:t>
                      </w:r>
                    </w:p>
                    <w:p w14:paraId="6332DDA4" w14:textId="77777777" w:rsidR="000C2DC2" w:rsidRDefault="000C2DC2" w:rsidP="000C2DC2"/>
                  </w:txbxContent>
                </v:textbox>
                <w10:wrap type="square" anchorx="margin"/>
              </v:shape>
            </w:pict>
          </mc:Fallback>
        </mc:AlternateContent>
      </w:r>
      <w:r w:rsidRPr="00CF12B3">
        <w:rPr>
          <w:rFonts w:asciiTheme="minorBidi" w:hAnsiTheme="minorBidi"/>
          <w:szCs w:val="24"/>
        </w:rPr>
        <w:t xml:space="preserve"> </w:t>
      </w:r>
      <w:r w:rsidRPr="00CF12B3">
        <w:rPr>
          <w:rFonts w:asciiTheme="minorBidi" w:hAnsiTheme="minorBidi"/>
        </w:rPr>
        <w:br w:type="page"/>
      </w:r>
    </w:p>
    <w:p w14:paraId="37E73BB5" w14:textId="77777777" w:rsidR="000C2DC2" w:rsidRPr="00CF12B3" w:rsidRDefault="000C2DC2" w:rsidP="000C2DC2">
      <w:pPr>
        <w:pStyle w:val="berschrift1ohneNummer"/>
      </w:pPr>
      <w:r w:rsidRPr="00CF12B3">
        <w:lastRenderedPageBreak/>
        <w:t>Inhaltsverzeichnis</w:t>
      </w:r>
    </w:p>
    <w:p w14:paraId="3CEA5CC1" w14:textId="77777777" w:rsidR="000C2DC2" w:rsidRDefault="000C2DC2" w:rsidP="000C2DC2">
      <w:pPr>
        <w:pStyle w:val="Verzeichnis1"/>
        <w:tabs>
          <w:tab w:val="right" w:leader="dot" w:pos="9062"/>
        </w:tabs>
        <w:rPr>
          <w:rFonts w:asciiTheme="minorHAnsi" w:eastAsiaTheme="minorEastAsia" w:hAnsiTheme="minorHAnsi"/>
          <w:noProof/>
          <w:szCs w:val="24"/>
          <w:lang w:val="de-CH" w:eastAsia="de-DE"/>
        </w:rPr>
      </w:pPr>
      <w:r w:rsidRPr="00CF12B3">
        <w:rPr>
          <w:rFonts w:asciiTheme="minorBidi" w:hAnsiTheme="minorBidi"/>
        </w:rPr>
        <w:fldChar w:fldCharType="begin"/>
      </w:r>
      <w:r w:rsidRPr="00CF12B3">
        <w:rPr>
          <w:rFonts w:asciiTheme="minorBidi" w:hAnsiTheme="minorBidi"/>
        </w:rPr>
        <w:instrText xml:space="preserve"> TOC \o "1-5" \h \z \u </w:instrText>
      </w:r>
      <w:r w:rsidRPr="00CF12B3">
        <w:rPr>
          <w:rFonts w:asciiTheme="minorBidi" w:hAnsiTheme="minorBidi"/>
        </w:rPr>
        <w:fldChar w:fldCharType="separate"/>
      </w:r>
      <w:hyperlink w:anchor="_Toc77703288" w:history="1">
        <w:r w:rsidRPr="00302B78">
          <w:rPr>
            <w:rStyle w:val="Hyperlink"/>
            <w:rFonts w:asciiTheme="minorBidi" w:hAnsiTheme="minorBidi"/>
            <w:noProof/>
            <w:lang w:val="en-US"/>
          </w:rPr>
          <w:t>Abkürzungsverzeichnis</w:t>
        </w:r>
        <w:r>
          <w:rPr>
            <w:noProof/>
            <w:webHidden/>
          </w:rPr>
          <w:tab/>
        </w:r>
        <w:r>
          <w:rPr>
            <w:noProof/>
            <w:webHidden/>
          </w:rPr>
          <w:fldChar w:fldCharType="begin"/>
        </w:r>
        <w:r>
          <w:rPr>
            <w:noProof/>
            <w:webHidden/>
          </w:rPr>
          <w:instrText xml:space="preserve"> PAGEREF _Toc77703288 \h </w:instrText>
        </w:r>
        <w:r>
          <w:rPr>
            <w:noProof/>
            <w:webHidden/>
          </w:rPr>
        </w:r>
        <w:r>
          <w:rPr>
            <w:noProof/>
            <w:webHidden/>
          </w:rPr>
          <w:fldChar w:fldCharType="separate"/>
        </w:r>
        <w:r>
          <w:rPr>
            <w:noProof/>
            <w:webHidden/>
          </w:rPr>
          <w:t>IV</w:t>
        </w:r>
        <w:r>
          <w:rPr>
            <w:noProof/>
            <w:webHidden/>
          </w:rPr>
          <w:fldChar w:fldCharType="end"/>
        </w:r>
      </w:hyperlink>
    </w:p>
    <w:p w14:paraId="05F53554" w14:textId="77777777" w:rsidR="000C2DC2" w:rsidRDefault="00D94DC2" w:rsidP="000C2DC2">
      <w:pPr>
        <w:pStyle w:val="Verzeichnis1"/>
        <w:tabs>
          <w:tab w:val="right" w:leader="dot" w:pos="9062"/>
        </w:tabs>
        <w:rPr>
          <w:rFonts w:asciiTheme="minorHAnsi" w:eastAsiaTheme="minorEastAsia" w:hAnsiTheme="minorHAnsi"/>
          <w:noProof/>
          <w:szCs w:val="24"/>
          <w:lang w:val="de-CH" w:eastAsia="de-DE"/>
        </w:rPr>
      </w:pPr>
      <w:hyperlink w:anchor="_Toc77703289" w:history="1">
        <w:r w:rsidR="000C2DC2" w:rsidRPr="00302B78">
          <w:rPr>
            <w:rStyle w:val="Hyperlink"/>
            <w:rFonts w:asciiTheme="minorBidi" w:hAnsiTheme="minorBidi"/>
            <w:noProof/>
          </w:rPr>
          <w:t>Abbildungsverzeichnis</w:t>
        </w:r>
        <w:r w:rsidR="000C2DC2">
          <w:rPr>
            <w:noProof/>
            <w:webHidden/>
          </w:rPr>
          <w:tab/>
        </w:r>
        <w:r w:rsidR="000C2DC2">
          <w:rPr>
            <w:noProof/>
            <w:webHidden/>
          </w:rPr>
          <w:fldChar w:fldCharType="begin"/>
        </w:r>
        <w:r w:rsidR="000C2DC2">
          <w:rPr>
            <w:noProof/>
            <w:webHidden/>
          </w:rPr>
          <w:instrText xml:space="preserve"> PAGEREF _Toc77703289 \h </w:instrText>
        </w:r>
        <w:r w:rsidR="000C2DC2">
          <w:rPr>
            <w:noProof/>
            <w:webHidden/>
          </w:rPr>
        </w:r>
        <w:r w:rsidR="000C2DC2">
          <w:rPr>
            <w:noProof/>
            <w:webHidden/>
          </w:rPr>
          <w:fldChar w:fldCharType="separate"/>
        </w:r>
        <w:r w:rsidR="000C2DC2">
          <w:rPr>
            <w:noProof/>
            <w:webHidden/>
          </w:rPr>
          <w:t>V</w:t>
        </w:r>
        <w:r w:rsidR="000C2DC2">
          <w:rPr>
            <w:noProof/>
            <w:webHidden/>
          </w:rPr>
          <w:fldChar w:fldCharType="end"/>
        </w:r>
      </w:hyperlink>
    </w:p>
    <w:p w14:paraId="2B0B897F" w14:textId="77777777" w:rsidR="000C2DC2" w:rsidRDefault="00D94DC2" w:rsidP="000C2DC2">
      <w:pPr>
        <w:pStyle w:val="Verzeichnis1"/>
        <w:tabs>
          <w:tab w:val="right" w:leader="dot" w:pos="9062"/>
        </w:tabs>
        <w:rPr>
          <w:rFonts w:asciiTheme="minorHAnsi" w:eastAsiaTheme="minorEastAsia" w:hAnsiTheme="minorHAnsi"/>
          <w:noProof/>
          <w:szCs w:val="24"/>
          <w:lang w:val="de-CH" w:eastAsia="de-DE"/>
        </w:rPr>
      </w:pPr>
      <w:hyperlink w:anchor="_Toc77703290" w:history="1">
        <w:r w:rsidR="000C2DC2" w:rsidRPr="00302B78">
          <w:rPr>
            <w:rStyle w:val="Hyperlink"/>
            <w:rFonts w:asciiTheme="minorBidi" w:hAnsiTheme="minorBidi"/>
            <w:noProof/>
          </w:rPr>
          <w:t>Tabellenverzeichnis</w:t>
        </w:r>
        <w:r w:rsidR="000C2DC2">
          <w:rPr>
            <w:noProof/>
            <w:webHidden/>
          </w:rPr>
          <w:tab/>
        </w:r>
        <w:r w:rsidR="000C2DC2">
          <w:rPr>
            <w:noProof/>
            <w:webHidden/>
          </w:rPr>
          <w:fldChar w:fldCharType="begin"/>
        </w:r>
        <w:r w:rsidR="000C2DC2">
          <w:rPr>
            <w:noProof/>
            <w:webHidden/>
          </w:rPr>
          <w:instrText xml:space="preserve"> PAGEREF _Toc77703290 \h </w:instrText>
        </w:r>
        <w:r w:rsidR="000C2DC2">
          <w:rPr>
            <w:noProof/>
            <w:webHidden/>
          </w:rPr>
        </w:r>
        <w:r w:rsidR="000C2DC2">
          <w:rPr>
            <w:noProof/>
            <w:webHidden/>
          </w:rPr>
          <w:fldChar w:fldCharType="separate"/>
        </w:r>
        <w:r w:rsidR="000C2DC2">
          <w:rPr>
            <w:noProof/>
            <w:webHidden/>
          </w:rPr>
          <w:t>VI</w:t>
        </w:r>
        <w:r w:rsidR="000C2DC2">
          <w:rPr>
            <w:noProof/>
            <w:webHidden/>
          </w:rPr>
          <w:fldChar w:fldCharType="end"/>
        </w:r>
      </w:hyperlink>
    </w:p>
    <w:p w14:paraId="74A68687" w14:textId="77777777" w:rsidR="000C2DC2" w:rsidRDefault="00D94DC2" w:rsidP="000C2DC2">
      <w:pPr>
        <w:pStyle w:val="Verzeichnis1"/>
        <w:tabs>
          <w:tab w:val="right" w:leader="dot" w:pos="9062"/>
        </w:tabs>
        <w:rPr>
          <w:rFonts w:asciiTheme="minorHAnsi" w:eastAsiaTheme="minorEastAsia" w:hAnsiTheme="minorHAnsi"/>
          <w:noProof/>
          <w:szCs w:val="24"/>
          <w:lang w:val="de-CH" w:eastAsia="de-DE"/>
        </w:rPr>
      </w:pPr>
      <w:hyperlink w:anchor="_Toc77703291" w:history="1">
        <w:r w:rsidR="000C2DC2" w:rsidRPr="00302B78">
          <w:rPr>
            <w:rStyle w:val="Hyperlink"/>
            <w:rFonts w:asciiTheme="minorBidi" w:hAnsiTheme="minorBidi"/>
            <w:noProof/>
          </w:rPr>
          <w:t>Formelverzeichnis</w:t>
        </w:r>
        <w:r w:rsidR="000C2DC2">
          <w:rPr>
            <w:noProof/>
            <w:webHidden/>
          </w:rPr>
          <w:tab/>
        </w:r>
        <w:r w:rsidR="000C2DC2">
          <w:rPr>
            <w:noProof/>
            <w:webHidden/>
          </w:rPr>
          <w:fldChar w:fldCharType="begin"/>
        </w:r>
        <w:r w:rsidR="000C2DC2">
          <w:rPr>
            <w:noProof/>
            <w:webHidden/>
          </w:rPr>
          <w:instrText xml:space="preserve"> PAGEREF _Toc77703291 \h </w:instrText>
        </w:r>
        <w:r w:rsidR="000C2DC2">
          <w:rPr>
            <w:noProof/>
            <w:webHidden/>
          </w:rPr>
        </w:r>
        <w:r w:rsidR="000C2DC2">
          <w:rPr>
            <w:noProof/>
            <w:webHidden/>
          </w:rPr>
          <w:fldChar w:fldCharType="separate"/>
        </w:r>
        <w:r w:rsidR="000C2DC2">
          <w:rPr>
            <w:noProof/>
            <w:webHidden/>
          </w:rPr>
          <w:t>VII</w:t>
        </w:r>
        <w:r w:rsidR="000C2DC2">
          <w:rPr>
            <w:noProof/>
            <w:webHidden/>
          </w:rPr>
          <w:fldChar w:fldCharType="end"/>
        </w:r>
      </w:hyperlink>
    </w:p>
    <w:p w14:paraId="3383EE7E" w14:textId="77777777" w:rsidR="000C2DC2" w:rsidRDefault="00D94DC2" w:rsidP="000C2DC2">
      <w:pPr>
        <w:pStyle w:val="Verzeichnis1"/>
        <w:tabs>
          <w:tab w:val="left" w:pos="480"/>
          <w:tab w:val="right" w:leader="dot" w:pos="9062"/>
        </w:tabs>
        <w:rPr>
          <w:rFonts w:asciiTheme="minorHAnsi" w:eastAsiaTheme="minorEastAsia" w:hAnsiTheme="minorHAnsi"/>
          <w:noProof/>
          <w:szCs w:val="24"/>
          <w:lang w:val="de-CH" w:eastAsia="de-DE"/>
        </w:rPr>
      </w:pPr>
      <w:hyperlink w:anchor="_Toc77703292" w:history="1">
        <w:r w:rsidR="000C2DC2" w:rsidRPr="00302B78">
          <w:rPr>
            <w:rStyle w:val="Hyperlink"/>
            <w:rFonts w:asciiTheme="minorBidi" w:hAnsiTheme="minorBidi"/>
            <w:noProof/>
          </w:rPr>
          <w:t>1</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Einleitung</w:t>
        </w:r>
        <w:r w:rsidR="000C2DC2">
          <w:rPr>
            <w:noProof/>
            <w:webHidden/>
          </w:rPr>
          <w:tab/>
        </w:r>
        <w:r w:rsidR="000C2DC2">
          <w:rPr>
            <w:noProof/>
            <w:webHidden/>
          </w:rPr>
          <w:fldChar w:fldCharType="begin"/>
        </w:r>
        <w:r w:rsidR="000C2DC2">
          <w:rPr>
            <w:noProof/>
            <w:webHidden/>
          </w:rPr>
          <w:instrText xml:space="preserve"> PAGEREF _Toc77703292 \h </w:instrText>
        </w:r>
        <w:r w:rsidR="000C2DC2">
          <w:rPr>
            <w:noProof/>
            <w:webHidden/>
          </w:rPr>
        </w:r>
        <w:r w:rsidR="000C2DC2">
          <w:rPr>
            <w:noProof/>
            <w:webHidden/>
          </w:rPr>
          <w:fldChar w:fldCharType="separate"/>
        </w:r>
        <w:r w:rsidR="000C2DC2">
          <w:rPr>
            <w:noProof/>
            <w:webHidden/>
          </w:rPr>
          <w:t>1</w:t>
        </w:r>
        <w:r w:rsidR="000C2DC2">
          <w:rPr>
            <w:noProof/>
            <w:webHidden/>
          </w:rPr>
          <w:fldChar w:fldCharType="end"/>
        </w:r>
      </w:hyperlink>
    </w:p>
    <w:p w14:paraId="67611E94" w14:textId="77777777" w:rsidR="000C2DC2" w:rsidRDefault="00D94DC2" w:rsidP="000C2DC2">
      <w:pPr>
        <w:pStyle w:val="Verzeichnis1"/>
        <w:tabs>
          <w:tab w:val="left" w:pos="480"/>
          <w:tab w:val="right" w:leader="dot" w:pos="9062"/>
        </w:tabs>
        <w:rPr>
          <w:rFonts w:asciiTheme="minorHAnsi" w:eastAsiaTheme="minorEastAsia" w:hAnsiTheme="minorHAnsi"/>
          <w:noProof/>
          <w:szCs w:val="24"/>
          <w:lang w:val="de-CH" w:eastAsia="de-DE"/>
        </w:rPr>
      </w:pPr>
      <w:hyperlink w:anchor="_Toc77703293" w:history="1">
        <w:r w:rsidR="000C2DC2" w:rsidRPr="00302B78">
          <w:rPr>
            <w:rStyle w:val="Hyperlink"/>
            <w:rFonts w:asciiTheme="minorBidi" w:hAnsiTheme="minorBidi"/>
            <w:noProof/>
          </w:rPr>
          <w:t>2</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Crowdfunding</w:t>
        </w:r>
        <w:r w:rsidR="000C2DC2">
          <w:rPr>
            <w:noProof/>
            <w:webHidden/>
          </w:rPr>
          <w:tab/>
        </w:r>
        <w:r w:rsidR="000C2DC2">
          <w:rPr>
            <w:noProof/>
            <w:webHidden/>
          </w:rPr>
          <w:fldChar w:fldCharType="begin"/>
        </w:r>
        <w:r w:rsidR="000C2DC2">
          <w:rPr>
            <w:noProof/>
            <w:webHidden/>
          </w:rPr>
          <w:instrText xml:space="preserve"> PAGEREF _Toc77703293 \h </w:instrText>
        </w:r>
        <w:r w:rsidR="000C2DC2">
          <w:rPr>
            <w:noProof/>
            <w:webHidden/>
          </w:rPr>
        </w:r>
        <w:r w:rsidR="000C2DC2">
          <w:rPr>
            <w:noProof/>
            <w:webHidden/>
          </w:rPr>
          <w:fldChar w:fldCharType="separate"/>
        </w:r>
        <w:r w:rsidR="000C2DC2">
          <w:rPr>
            <w:noProof/>
            <w:webHidden/>
          </w:rPr>
          <w:t>2</w:t>
        </w:r>
        <w:r w:rsidR="000C2DC2">
          <w:rPr>
            <w:noProof/>
            <w:webHidden/>
          </w:rPr>
          <w:fldChar w:fldCharType="end"/>
        </w:r>
      </w:hyperlink>
    </w:p>
    <w:p w14:paraId="13DF068F" w14:textId="77777777" w:rsidR="000C2DC2" w:rsidRDefault="00D94DC2" w:rsidP="000C2DC2">
      <w:pPr>
        <w:pStyle w:val="Verzeichnis2"/>
        <w:tabs>
          <w:tab w:val="left" w:pos="960"/>
          <w:tab w:val="right" w:leader="dot" w:pos="9062"/>
        </w:tabs>
        <w:rPr>
          <w:rFonts w:asciiTheme="minorHAnsi" w:eastAsiaTheme="minorEastAsia" w:hAnsiTheme="minorHAnsi"/>
          <w:noProof/>
          <w:szCs w:val="24"/>
          <w:lang w:val="de-CH" w:eastAsia="de-DE"/>
        </w:rPr>
      </w:pPr>
      <w:hyperlink w:anchor="_Toc77703294" w:history="1">
        <w:r w:rsidR="000C2DC2" w:rsidRPr="00302B78">
          <w:rPr>
            <w:rStyle w:val="Hyperlink"/>
            <w:noProof/>
          </w:rPr>
          <w:t>2.1</w:t>
        </w:r>
        <w:r w:rsidR="000C2DC2">
          <w:rPr>
            <w:rFonts w:asciiTheme="minorHAnsi" w:eastAsiaTheme="minorEastAsia" w:hAnsiTheme="minorHAnsi"/>
            <w:noProof/>
            <w:szCs w:val="24"/>
            <w:lang w:val="de-CH" w:eastAsia="de-DE"/>
          </w:rPr>
          <w:tab/>
        </w:r>
        <w:r w:rsidR="000C2DC2" w:rsidRPr="00302B78">
          <w:rPr>
            <w:rStyle w:val="Hyperlink"/>
            <w:noProof/>
          </w:rPr>
          <w:t>Begriffsdefinition und Grundidee</w:t>
        </w:r>
        <w:r w:rsidR="000C2DC2">
          <w:rPr>
            <w:noProof/>
            <w:webHidden/>
          </w:rPr>
          <w:tab/>
        </w:r>
        <w:r w:rsidR="000C2DC2">
          <w:rPr>
            <w:noProof/>
            <w:webHidden/>
          </w:rPr>
          <w:fldChar w:fldCharType="begin"/>
        </w:r>
        <w:r w:rsidR="000C2DC2">
          <w:rPr>
            <w:noProof/>
            <w:webHidden/>
          </w:rPr>
          <w:instrText xml:space="preserve"> PAGEREF _Toc77703294 \h </w:instrText>
        </w:r>
        <w:r w:rsidR="000C2DC2">
          <w:rPr>
            <w:noProof/>
            <w:webHidden/>
          </w:rPr>
        </w:r>
        <w:r w:rsidR="000C2DC2">
          <w:rPr>
            <w:noProof/>
            <w:webHidden/>
          </w:rPr>
          <w:fldChar w:fldCharType="separate"/>
        </w:r>
        <w:r w:rsidR="000C2DC2">
          <w:rPr>
            <w:noProof/>
            <w:webHidden/>
          </w:rPr>
          <w:t>2</w:t>
        </w:r>
        <w:r w:rsidR="000C2DC2">
          <w:rPr>
            <w:noProof/>
            <w:webHidden/>
          </w:rPr>
          <w:fldChar w:fldCharType="end"/>
        </w:r>
      </w:hyperlink>
    </w:p>
    <w:p w14:paraId="6E0B59EA" w14:textId="77777777" w:rsidR="000C2DC2" w:rsidRDefault="00D94DC2" w:rsidP="000C2DC2">
      <w:pPr>
        <w:pStyle w:val="Verzeichnis2"/>
        <w:tabs>
          <w:tab w:val="left" w:pos="960"/>
          <w:tab w:val="right" w:leader="dot" w:pos="9062"/>
        </w:tabs>
        <w:rPr>
          <w:rFonts w:asciiTheme="minorHAnsi" w:eastAsiaTheme="minorEastAsia" w:hAnsiTheme="minorHAnsi"/>
          <w:noProof/>
          <w:szCs w:val="24"/>
          <w:lang w:val="de-CH" w:eastAsia="de-DE"/>
        </w:rPr>
      </w:pPr>
      <w:hyperlink w:anchor="_Toc77703295" w:history="1">
        <w:r w:rsidR="000C2DC2" w:rsidRPr="00302B78">
          <w:rPr>
            <w:rStyle w:val="Hyperlink"/>
            <w:noProof/>
          </w:rPr>
          <w:t>2.2</w:t>
        </w:r>
        <w:r w:rsidR="000C2DC2">
          <w:rPr>
            <w:rFonts w:asciiTheme="minorHAnsi" w:eastAsiaTheme="minorEastAsia" w:hAnsiTheme="minorHAnsi"/>
            <w:noProof/>
            <w:szCs w:val="24"/>
            <w:lang w:val="de-CH" w:eastAsia="de-DE"/>
          </w:rPr>
          <w:tab/>
        </w:r>
        <w:r w:rsidR="000C2DC2" w:rsidRPr="00302B78">
          <w:rPr>
            <w:rStyle w:val="Hyperlink"/>
            <w:noProof/>
          </w:rPr>
          <w:t>Fünf Arten des Crowdfundings und deren Geschäftsmodelle</w:t>
        </w:r>
        <w:r w:rsidR="000C2DC2">
          <w:rPr>
            <w:noProof/>
            <w:webHidden/>
          </w:rPr>
          <w:tab/>
        </w:r>
        <w:r w:rsidR="000C2DC2">
          <w:rPr>
            <w:noProof/>
            <w:webHidden/>
          </w:rPr>
          <w:fldChar w:fldCharType="begin"/>
        </w:r>
        <w:r w:rsidR="000C2DC2">
          <w:rPr>
            <w:noProof/>
            <w:webHidden/>
          </w:rPr>
          <w:instrText xml:space="preserve"> PAGEREF _Toc77703295 \h </w:instrText>
        </w:r>
        <w:r w:rsidR="000C2DC2">
          <w:rPr>
            <w:noProof/>
            <w:webHidden/>
          </w:rPr>
        </w:r>
        <w:r w:rsidR="000C2DC2">
          <w:rPr>
            <w:noProof/>
            <w:webHidden/>
          </w:rPr>
          <w:fldChar w:fldCharType="separate"/>
        </w:r>
        <w:r w:rsidR="000C2DC2">
          <w:rPr>
            <w:noProof/>
            <w:webHidden/>
          </w:rPr>
          <w:t>3</w:t>
        </w:r>
        <w:r w:rsidR="000C2DC2">
          <w:rPr>
            <w:noProof/>
            <w:webHidden/>
          </w:rPr>
          <w:fldChar w:fldCharType="end"/>
        </w:r>
      </w:hyperlink>
    </w:p>
    <w:p w14:paraId="4485482A" w14:textId="77777777" w:rsidR="000C2DC2" w:rsidRDefault="00D94DC2" w:rsidP="000C2DC2">
      <w:pPr>
        <w:pStyle w:val="Verzeichnis3"/>
        <w:tabs>
          <w:tab w:val="left" w:pos="1200"/>
          <w:tab w:val="right" w:leader="dot" w:pos="9062"/>
        </w:tabs>
        <w:rPr>
          <w:rFonts w:asciiTheme="minorHAnsi" w:eastAsiaTheme="minorEastAsia" w:hAnsiTheme="minorHAnsi"/>
          <w:noProof/>
          <w:szCs w:val="24"/>
          <w:lang w:val="de-CH" w:eastAsia="de-DE"/>
        </w:rPr>
      </w:pPr>
      <w:hyperlink w:anchor="_Toc77703296" w:history="1">
        <w:r w:rsidR="000C2DC2" w:rsidRPr="00302B78">
          <w:rPr>
            <w:rStyle w:val="Hyperlink"/>
            <w:rFonts w:asciiTheme="minorBidi" w:hAnsiTheme="minorBidi"/>
            <w:noProof/>
          </w:rPr>
          <w:t>2.2.1</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Equity-Based Crowdfunding Modell</w:t>
        </w:r>
        <w:r w:rsidR="000C2DC2">
          <w:rPr>
            <w:noProof/>
            <w:webHidden/>
          </w:rPr>
          <w:tab/>
        </w:r>
        <w:r w:rsidR="000C2DC2">
          <w:rPr>
            <w:noProof/>
            <w:webHidden/>
          </w:rPr>
          <w:fldChar w:fldCharType="begin"/>
        </w:r>
        <w:r w:rsidR="000C2DC2">
          <w:rPr>
            <w:noProof/>
            <w:webHidden/>
          </w:rPr>
          <w:instrText xml:space="preserve"> PAGEREF _Toc77703296 \h </w:instrText>
        </w:r>
        <w:r w:rsidR="000C2DC2">
          <w:rPr>
            <w:noProof/>
            <w:webHidden/>
          </w:rPr>
        </w:r>
        <w:r w:rsidR="000C2DC2">
          <w:rPr>
            <w:noProof/>
            <w:webHidden/>
          </w:rPr>
          <w:fldChar w:fldCharType="separate"/>
        </w:r>
        <w:r w:rsidR="000C2DC2">
          <w:rPr>
            <w:noProof/>
            <w:webHidden/>
          </w:rPr>
          <w:t>4</w:t>
        </w:r>
        <w:r w:rsidR="000C2DC2">
          <w:rPr>
            <w:noProof/>
            <w:webHidden/>
          </w:rPr>
          <w:fldChar w:fldCharType="end"/>
        </w:r>
      </w:hyperlink>
    </w:p>
    <w:p w14:paraId="482E4B4C" w14:textId="77777777" w:rsidR="000C2DC2" w:rsidRDefault="00D94DC2" w:rsidP="000C2DC2">
      <w:pPr>
        <w:pStyle w:val="Verzeichnis3"/>
        <w:tabs>
          <w:tab w:val="left" w:pos="1200"/>
          <w:tab w:val="right" w:leader="dot" w:pos="9062"/>
        </w:tabs>
        <w:rPr>
          <w:rFonts w:asciiTheme="minorHAnsi" w:eastAsiaTheme="minorEastAsia" w:hAnsiTheme="minorHAnsi"/>
          <w:noProof/>
          <w:szCs w:val="24"/>
          <w:lang w:val="de-CH" w:eastAsia="de-DE"/>
        </w:rPr>
      </w:pPr>
      <w:hyperlink w:anchor="_Toc77703297" w:history="1">
        <w:r w:rsidR="000C2DC2" w:rsidRPr="00302B78">
          <w:rPr>
            <w:rStyle w:val="Hyperlink"/>
            <w:rFonts w:asciiTheme="minorBidi" w:hAnsiTheme="minorBidi"/>
            <w:noProof/>
          </w:rPr>
          <w:t>2.2.2</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Lending-Based Crowdfunding Modell</w:t>
        </w:r>
        <w:r w:rsidR="000C2DC2">
          <w:rPr>
            <w:noProof/>
            <w:webHidden/>
          </w:rPr>
          <w:tab/>
        </w:r>
        <w:r w:rsidR="000C2DC2">
          <w:rPr>
            <w:noProof/>
            <w:webHidden/>
          </w:rPr>
          <w:fldChar w:fldCharType="begin"/>
        </w:r>
        <w:r w:rsidR="000C2DC2">
          <w:rPr>
            <w:noProof/>
            <w:webHidden/>
          </w:rPr>
          <w:instrText xml:space="preserve"> PAGEREF _Toc77703297 \h </w:instrText>
        </w:r>
        <w:r w:rsidR="000C2DC2">
          <w:rPr>
            <w:noProof/>
            <w:webHidden/>
          </w:rPr>
        </w:r>
        <w:r w:rsidR="000C2DC2">
          <w:rPr>
            <w:noProof/>
            <w:webHidden/>
          </w:rPr>
          <w:fldChar w:fldCharType="separate"/>
        </w:r>
        <w:r w:rsidR="000C2DC2">
          <w:rPr>
            <w:noProof/>
            <w:webHidden/>
          </w:rPr>
          <w:t>4</w:t>
        </w:r>
        <w:r w:rsidR="000C2DC2">
          <w:rPr>
            <w:noProof/>
            <w:webHidden/>
          </w:rPr>
          <w:fldChar w:fldCharType="end"/>
        </w:r>
      </w:hyperlink>
    </w:p>
    <w:p w14:paraId="330B8CDC" w14:textId="77777777" w:rsidR="000C2DC2" w:rsidRDefault="00D94DC2" w:rsidP="000C2DC2">
      <w:pPr>
        <w:pStyle w:val="Verzeichnis3"/>
        <w:tabs>
          <w:tab w:val="left" w:pos="1200"/>
          <w:tab w:val="right" w:leader="dot" w:pos="9062"/>
        </w:tabs>
        <w:rPr>
          <w:rFonts w:asciiTheme="minorHAnsi" w:eastAsiaTheme="minorEastAsia" w:hAnsiTheme="minorHAnsi"/>
          <w:noProof/>
          <w:szCs w:val="24"/>
          <w:lang w:val="de-CH" w:eastAsia="de-DE"/>
        </w:rPr>
      </w:pPr>
      <w:hyperlink w:anchor="_Toc77703298" w:history="1">
        <w:r w:rsidR="000C2DC2" w:rsidRPr="00302B78">
          <w:rPr>
            <w:rStyle w:val="Hyperlink"/>
            <w:rFonts w:asciiTheme="minorBidi" w:hAnsiTheme="minorBidi"/>
            <w:noProof/>
          </w:rPr>
          <w:t>2.2.3</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Donation-Based Crowdfunding Modell</w:t>
        </w:r>
        <w:r w:rsidR="000C2DC2">
          <w:rPr>
            <w:noProof/>
            <w:webHidden/>
          </w:rPr>
          <w:tab/>
        </w:r>
        <w:r w:rsidR="000C2DC2">
          <w:rPr>
            <w:noProof/>
            <w:webHidden/>
          </w:rPr>
          <w:fldChar w:fldCharType="begin"/>
        </w:r>
        <w:r w:rsidR="000C2DC2">
          <w:rPr>
            <w:noProof/>
            <w:webHidden/>
          </w:rPr>
          <w:instrText xml:space="preserve"> PAGEREF _Toc77703298 \h </w:instrText>
        </w:r>
        <w:r w:rsidR="000C2DC2">
          <w:rPr>
            <w:noProof/>
            <w:webHidden/>
          </w:rPr>
        </w:r>
        <w:r w:rsidR="000C2DC2">
          <w:rPr>
            <w:noProof/>
            <w:webHidden/>
          </w:rPr>
          <w:fldChar w:fldCharType="separate"/>
        </w:r>
        <w:r w:rsidR="000C2DC2">
          <w:rPr>
            <w:noProof/>
            <w:webHidden/>
          </w:rPr>
          <w:t>5</w:t>
        </w:r>
        <w:r w:rsidR="000C2DC2">
          <w:rPr>
            <w:noProof/>
            <w:webHidden/>
          </w:rPr>
          <w:fldChar w:fldCharType="end"/>
        </w:r>
      </w:hyperlink>
    </w:p>
    <w:p w14:paraId="5D279D20" w14:textId="77777777" w:rsidR="000C2DC2" w:rsidRDefault="00D94DC2" w:rsidP="000C2DC2">
      <w:pPr>
        <w:pStyle w:val="Verzeichnis3"/>
        <w:tabs>
          <w:tab w:val="left" w:pos="1200"/>
          <w:tab w:val="right" w:leader="dot" w:pos="9062"/>
        </w:tabs>
        <w:rPr>
          <w:rFonts w:asciiTheme="minorHAnsi" w:eastAsiaTheme="minorEastAsia" w:hAnsiTheme="minorHAnsi"/>
          <w:noProof/>
          <w:szCs w:val="24"/>
          <w:lang w:val="de-CH" w:eastAsia="de-DE"/>
        </w:rPr>
      </w:pPr>
      <w:hyperlink w:anchor="_Toc77703299" w:history="1">
        <w:r w:rsidR="000C2DC2" w:rsidRPr="00302B78">
          <w:rPr>
            <w:rStyle w:val="Hyperlink"/>
            <w:rFonts w:asciiTheme="minorBidi" w:hAnsiTheme="minorBidi"/>
            <w:noProof/>
          </w:rPr>
          <w:t>2.2.4</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Reward-Based Crowdfunding Modell</w:t>
        </w:r>
        <w:r w:rsidR="000C2DC2">
          <w:rPr>
            <w:noProof/>
            <w:webHidden/>
          </w:rPr>
          <w:tab/>
        </w:r>
        <w:r w:rsidR="000C2DC2">
          <w:rPr>
            <w:noProof/>
            <w:webHidden/>
          </w:rPr>
          <w:fldChar w:fldCharType="begin"/>
        </w:r>
        <w:r w:rsidR="000C2DC2">
          <w:rPr>
            <w:noProof/>
            <w:webHidden/>
          </w:rPr>
          <w:instrText xml:space="preserve"> PAGEREF _Toc77703299 \h </w:instrText>
        </w:r>
        <w:r w:rsidR="000C2DC2">
          <w:rPr>
            <w:noProof/>
            <w:webHidden/>
          </w:rPr>
        </w:r>
        <w:r w:rsidR="000C2DC2">
          <w:rPr>
            <w:noProof/>
            <w:webHidden/>
          </w:rPr>
          <w:fldChar w:fldCharType="separate"/>
        </w:r>
        <w:r w:rsidR="000C2DC2">
          <w:rPr>
            <w:noProof/>
            <w:webHidden/>
          </w:rPr>
          <w:t>5</w:t>
        </w:r>
        <w:r w:rsidR="000C2DC2">
          <w:rPr>
            <w:noProof/>
            <w:webHidden/>
          </w:rPr>
          <w:fldChar w:fldCharType="end"/>
        </w:r>
      </w:hyperlink>
    </w:p>
    <w:p w14:paraId="53C3C039" w14:textId="77777777" w:rsidR="000C2DC2" w:rsidRDefault="00D94DC2" w:rsidP="000C2DC2">
      <w:pPr>
        <w:pStyle w:val="Verzeichnis3"/>
        <w:tabs>
          <w:tab w:val="left" w:pos="1200"/>
          <w:tab w:val="right" w:leader="dot" w:pos="9062"/>
        </w:tabs>
        <w:rPr>
          <w:rFonts w:asciiTheme="minorHAnsi" w:eastAsiaTheme="minorEastAsia" w:hAnsiTheme="minorHAnsi"/>
          <w:noProof/>
          <w:szCs w:val="24"/>
          <w:lang w:val="de-CH" w:eastAsia="de-DE"/>
        </w:rPr>
      </w:pPr>
      <w:hyperlink w:anchor="_Toc77703300" w:history="1">
        <w:r w:rsidR="000C2DC2" w:rsidRPr="00302B78">
          <w:rPr>
            <w:rStyle w:val="Hyperlink"/>
            <w:rFonts w:asciiTheme="minorBidi" w:hAnsiTheme="minorBidi"/>
            <w:noProof/>
          </w:rPr>
          <w:t>2.2.5</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Subscription-Based Crowdfunding Modell</w:t>
        </w:r>
        <w:r w:rsidR="000C2DC2">
          <w:rPr>
            <w:noProof/>
            <w:webHidden/>
          </w:rPr>
          <w:tab/>
        </w:r>
        <w:r w:rsidR="000C2DC2">
          <w:rPr>
            <w:noProof/>
            <w:webHidden/>
          </w:rPr>
          <w:fldChar w:fldCharType="begin"/>
        </w:r>
        <w:r w:rsidR="000C2DC2">
          <w:rPr>
            <w:noProof/>
            <w:webHidden/>
          </w:rPr>
          <w:instrText xml:space="preserve"> PAGEREF _Toc77703300 \h </w:instrText>
        </w:r>
        <w:r w:rsidR="000C2DC2">
          <w:rPr>
            <w:noProof/>
            <w:webHidden/>
          </w:rPr>
        </w:r>
        <w:r w:rsidR="000C2DC2">
          <w:rPr>
            <w:noProof/>
            <w:webHidden/>
          </w:rPr>
          <w:fldChar w:fldCharType="separate"/>
        </w:r>
        <w:r w:rsidR="000C2DC2">
          <w:rPr>
            <w:noProof/>
            <w:webHidden/>
          </w:rPr>
          <w:t>6</w:t>
        </w:r>
        <w:r w:rsidR="000C2DC2">
          <w:rPr>
            <w:noProof/>
            <w:webHidden/>
          </w:rPr>
          <w:fldChar w:fldCharType="end"/>
        </w:r>
      </w:hyperlink>
    </w:p>
    <w:p w14:paraId="17B21E41" w14:textId="77777777" w:rsidR="000C2DC2" w:rsidRDefault="00D94DC2" w:rsidP="000C2DC2">
      <w:pPr>
        <w:pStyle w:val="Verzeichnis2"/>
        <w:tabs>
          <w:tab w:val="left" w:pos="960"/>
          <w:tab w:val="right" w:leader="dot" w:pos="9062"/>
        </w:tabs>
        <w:rPr>
          <w:rFonts w:asciiTheme="minorHAnsi" w:eastAsiaTheme="minorEastAsia" w:hAnsiTheme="minorHAnsi"/>
          <w:noProof/>
          <w:szCs w:val="24"/>
          <w:lang w:val="de-CH" w:eastAsia="de-DE"/>
        </w:rPr>
      </w:pPr>
      <w:hyperlink w:anchor="_Toc77703301" w:history="1">
        <w:r w:rsidR="000C2DC2" w:rsidRPr="00302B78">
          <w:rPr>
            <w:rStyle w:val="Hyperlink"/>
            <w:noProof/>
          </w:rPr>
          <w:t>2.3</w:t>
        </w:r>
        <w:r w:rsidR="000C2DC2">
          <w:rPr>
            <w:rFonts w:asciiTheme="minorHAnsi" w:eastAsiaTheme="minorEastAsia" w:hAnsiTheme="minorHAnsi"/>
            <w:noProof/>
            <w:szCs w:val="24"/>
            <w:lang w:val="de-CH" w:eastAsia="de-DE"/>
          </w:rPr>
          <w:tab/>
        </w:r>
        <w:r w:rsidR="000C2DC2" w:rsidRPr="00302B78">
          <w:rPr>
            <w:rStyle w:val="Hyperlink"/>
            <w:noProof/>
          </w:rPr>
          <w:t>Erfolgsfaktoren auf SBC Plattformen am Beispiel von Patreon</w:t>
        </w:r>
        <w:r w:rsidR="000C2DC2">
          <w:rPr>
            <w:noProof/>
            <w:webHidden/>
          </w:rPr>
          <w:tab/>
        </w:r>
        <w:r w:rsidR="000C2DC2">
          <w:rPr>
            <w:noProof/>
            <w:webHidden/>
          </w:rPr>
          <w:fldChar w:fldCharType="begin"/>
        </w:r>
        <w:r w:rsidR="000C2DC2">
          <w:rPr>
            <w:noProof/>
            <w:webHidden/>
          </w:rPr>
          <w:instrText xml:space="preserve"> PAGEREF _Toc77703301 \h </w:instrText>
        </w:r>
        <w:r w:rsidR="000C2DC2">
          <w:rPr>
            <w:noProof/>
            <w:webHidden/>
          </w:rPr>
        </w:r>
        <w:r w:rsidR="000C2DC2">
          <w:rPr>
            <w:noProof/>
            <w:webHidden/>
          </w:rPr>
          <w:fldChar w:fldCharType="separate"/>
        </w:r>
        <w:r w:rsidR="000C2DC2">
          <w:rPr>
            <w:noProof/>
            <w:webHidden/>
          </w:rPr>
          <w:t>6</w:t>
        </w:r>
        <w:r w:rsidR="000C2DC2">
          <w:rPr>
            <w:noProof/>
            <w:webHidden/>
          </w:rPr>
          <w:fldChar w:fldCharType="end"/>
        </w:r>
      </w:hyperlink>
    </w:p>
    <w:p w14:paraId="273F6B65" w14:textId="77777777" w:rsidR="000C2DC2" w:rsidRDefault="00D94DC2" w:rsidP="000C2DC2">
      <w:pPr>
        <w:pStyle w:val="Verzeichnis1"/>
        <w:tabs>
          <w:tab w:val="left" w:pos="480"/>
          <w:tab w:val="right" w:leader="dot" w:pos="9062"/>
        </w:tabs>
        <w:rPr>
          <w:rFonts w:asciiTheme="minorHAnsi" w:eastAsiaTheme="minorEastAsia" w:hAnsiTheme="minorHAnsi"/>
          <w:noProof/>
          <w:szCs w:val="24"/>
          <w:lang w:val="de-CH" w:eastAsia="de-DE"/>
        </w:rPr>
      </w:pPr>
      <w:hyperlink w:anchor="_Toc77703302" w:history="1">
        <w:r w:rsidR="000C2DC2" w:rsidRPr="00302B78">
          <w:rPr>
            <w:rStyle w:val="Hyperlink"/>
            <w:rFonts w:asciiTheme="minorBidi" w:hAnsiTheme="minorBidi"/>
            <w:noProof/>
          </w:rPr>
          <w:t>3</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 xml:space="preserve">Motivation </w:t>
        </w:r>
        <w:r w:rsidR="000C2DC2" w:rsidRPr="00302B78">
          <w:rPr>
            <w:rStyle w:val="Hyperlink"/>
            <w:noProof/>
          </w:rPr>
          <w:t>menschlichen Verhaltens oder Grundlagen der Motivationsforschung</w:t>
        </w:r>
        <w:r w:rsidR="000C2DC2">
          <w:rPr>
            <w:noProof/>
            <w:webHidden/>
          </w:rPr>
          <w:tab/>
        </w:r>
        <w:r w:rsidR="000C2DC2">
          <w:rPr>
            <w:noProof/>
            <w:webHidden/>
          </w:rPr>
          <w:fldChar w:fldCharType="begin"/>
        </w:r>
        <w:r w:rsidR="000C2DC2">
          <w:rPr>
            <w:noProof/>
            <w:webHidden/>
          </w:rPr>
          <w:instrText xml:space="preserve"> PAGEREF _Toc77703302 \h </w:instrText>
        </w:r>
        <w:r w:rsidR="000C2DC2">
          <w:rPr>
            <w:noProof/>
            <w:webHidden/>
          </w:rPr>
        </w:r>
        <w:r w:rsidR="000C2DC2">
          <w:rPr>
            <w:noProof/>
            <w:webHidden/>
          </w:rPr>
          <w:fldChar w:fldCharType="separate"/>
        </w:r>
        <w:r w:rsidR="000C2DC2">
          <w:rPr>
            <w:noProof/>
            <w:webHidden/>
          </w:rPr>
          <w:t>9</w:t>
        </w:r>
        <w:r w:rsidR="000C2DC2">
          <w:rPr>
            <w:noProof/>
            <w:webHidden/>
          </w:rPr>
          <w:fldChar w:fldCharType="end"/>
        </w:r>
      </w:hyperlink>
    </w:p>
    <w:p w14:paraId="4707DBFB" w14:textId="77777777" w:rsidR="000C2DC2" w:rsidRDefault="00D94DC2" w:rsidP="000C2DC2">
      <w:pPr>
        <w:pStyle w:val="Verzeichnis2"/>
        <w:tabs>
          <w:tab w:val="left" w:pos="960"/>
          <w:tab w:val="right" w:leader="dot" w:pos="9062"/>
        </w:tabs>
        <w:rPr>
          <w:rFonts w:asciiTheme="minorHAnsi" w:eastAsiaTheme="minorEastAsia" w:hAnsiTheme="minorHAnsi"/>
          <w:noProof/>
          <w:szCs w:val="24"/>
          <w:lang w:val="de-CH" w:eastAsia="de-DE"/>
        </w:rPr>
      </w:pPr>
      <w:hyperlink w:anchor="_Toc77703304" w:history="1">
        <w:r w:rsidR="000C2DC2" w:rsidRPr="00302B78">
          <w:rPr>
            <w:rStyle w:val="Hyperlink"/>
            <w:noProof/>
          </w:rPr>
          <w:t>3.1</w:t>
        </w:r>
        <w:r w:rsidR="000C2DC2">
          <w:rPr>
            <w:rFonts w:asciiTheme="minorHAnsi" w:eastAsiaTheme="minorEastAsia" w:hAnsiTheme="minorHAnsi"/>
            <w:noProof/>
            <w:szCs w:val="24"/>
            <w:lang w:val="de-CH" w:eastAsia="de-DE"/>
          </w:rPr>
          <w:tab/>
        </w:r>
        <w:r w:rsidR="000C2DC2" w:rsidRPr="00302B78">
          <w:rPr>
            <w:rStyle w:val="Hyperlink"/>
            <w:noProof/>
          </w:rPr>
          <w:t>Begriffsabgrenzung Motiv und Motivation</w:t>
        </w:r>
        <w:r w:rsidR="000C2DC2">
          <w:rPr>
            <w:noProof/>
            <w:webHidden/>
          </w:rPr>
          <w:tab/>
        </w:r>
        <w:r w:rsidR="000C2DC2">
          <w:rPr>
            <w:noProof/>
            <w:webHidden/>
          </w:rPr>
          <w:fldChar w:fldCharType="begin"/>
        </w:r>
        <w:r w:rsidR="000C2DC2">
          <w:rPr>
            <w:noProof/>
            <w:webHidden/>
          </w:rPr>
          <w:instrText xml:space="preserve"> PAGEREF _Toc77703304 \h </w:instrText>
        </w:r>
        <w:r w:rsidR="000C2DC2">
          <w:rPr>
            <w:noProof/>
            <w:webHidden/>
          </w:rPr>
        </w:r>
        <w:r w:rsidR="000C2DC2">
          <w:rPr>
            <w:noProof/>
            <w:webHidden/>
          </w:rPr>
          <w:fldChar w:fldCharType="separate"/>
        </w:r>
        <w:r w:rsidR="000C2DC2">
          <w:rPr>
            <w:noProof/>
            <w:webHidden/>
          </w:rPr>
          <w:t>9</w:t>
        </w:r>
        <w:r w:rsidR="000C2DC2">
          <w:rPr>
            <w:noProof/>
            <w:webHidden/>
          </w:rPr>
          <w:fldChar w:fldCharType="end"/>
        </w:r>
      </w:hyperlink>
    </w:p>
    <w:p w14:paraId="138F014E" w14:textId="77777777" w:rsidR="000C2DC2" w:rsidRDefault="00D94DC2" w:rsidP="000C2DC2">
      <w:pPr>
        <w:pStyle w:val="Verzeichnis2"/>
        <w:tabs>
          <w:tab w:val="left" w:pos="960"/>
          <w:tab w:val="right" w:leader="dot" w:pos="9062"/>
        </w:tabs>
        <w:rPr>
          <w:rFonts w:asciiTheme="minorHAnsi" w:eastAsiaTheme="minorEastAsia" w:hAnsiTheme="minorHAnsi"/>
          <w:noProof/>
          <w:szCs w:val="24"/>
          <w:lang w:val="de-CH" w:eastAsia="de-DE"/>
        </w:rPr>
      </w:pPr>
      <w:hyperlink w:anchor="_Toc77703306" w:history="1">
        <w:r w:rsidR="000C2DC2" w:rsidRPr="00302B78">
          <w:rPr>
            <w:rStyle w:val="Hyperlink"/>
            <w:noProof/>
            <w:lang w:val="en-US"/>
          </w:rPr>
          <w:t>3.2</w:t>
        </w:r>
        <w:r w:rsidR="000C2DC2">
          <w:rPr>
            <w:rFonts w:asciiTheme="minorHAnsi" w:eastAsiaTheme="minorEastAsia" w:hAnsiTheme="minorHAnsi"/>
            <w:noProof/>
            <w:szCs w:val="24"/>
            <w:lang w:val="de-CH" w:eastAsia="de-DE"/>
          </w:rPr>
          <w:tab/>
        </w:r>
        <w:r w:rsidR="000C2DC2" w:rsidRPr="00302B78">
          <w:rPr>
            <w:rStyle w:val="Hyperlink"/>
            <w:noProof/>
          </w:rPr>
          <w:t>Selbstbestimmungstheorie der Motivation</w:t>
        </w:r>
        <w:r w:rsidR="000C2DC2">
          <w:rPr>
            <w:noProof/>
            <w:webHidden/>
          </w:rPr>
          <w:tab/>
        </w:r>
        <w:r w:rsidR="000C2DC2">
          <w:rPr>
            <w:noProof/>
            <w:webHidden/>
          </w:rPr>
          <w:fldChar w:fldCharType="begin"/>
        </w:r>
        <w:r w:rsidR="000C2DC2">
          <w:rPr>
            <w:noProof/>
            <w:webHidden/>
          </w:rPr>
          <w:instrText xml:space="preserve"> PAGEREF _Toc77703306 \h </w:instrText>
        </w:r>
        <w:r w:rsidR="000C2DC2">
          <w:rPr>
            <w:noProof/>
            <w:webHidden/>
          </w:rPr>
        </w:r>
        <w:r w:rsidR="000C2DC2">
          <w:rPr>
            <w:noProof/>
            <w:webHidden/>
          </w:rPr>
          <w:fldChar w:fldCharType="separate"/>
        </w:r>
        <w:r w:rsidR="000C2DC2">
          <w:rPr>
            <w:noProof/>
            <w:webHidden/>
          </w:rPr>
          <w:t>10</w:t>
        </w:r>
        <w:r w:rsidR="000C2DC2">
          <w:rPr>
            <w:noProof/>
            <w:webHidden/>
          </w:rPr>
          <w:fldChar w:fldCharType="end"/>
        </w:r>
      </w:hyperlink>
    </w:p>
    <w:p w14:paraId="7031CDFF" w14:textId="77777777" w:rsidR="000C2DC2" w:rsidRDefault="00D94DC2" w:rsidP="000C2DC2">
      <w:pPr>
        <w:pStyle w:val="Verzeichnis2"/>
        <w:tabs>
          <w:tab w:val="left" w:pos="960"/>
          <w:tab w:val="right" w:leader="dot" w:pos="9062"/>
        </w:tabs>
        <w:rPr>
          <w:rFonts w:asciiTheme="minorHAnsi" w:eastAsiaTheme="minorEastAsia" w:hAnsiTheme="minorHAnsi"/>
          <w:noProof/>
          <w:szCs w:val="24"/>
          <w:lang w:val="de-CH" w:eastAsia="de-DE"/>
        </w:rPr>
      </w:pPr>
      <w:hyperlink w:anchor="_Toc77703309" w:history="1">
        <w:r w:rsidR="000C2DC2" w:rsidRPr="00302B78">
          <w:rPr>
            <w:rStyle w:val="Hyperlink"/>
            <w:noProof/>
          </w:rPr>
          <w:t>3.3</w:t>
        </w:r>
        <w:r w:rsidR="000C2DC2">
          <w:rPr>
            <w:rFonts w:asciiTheme="minorHAnsi" w:eastAsiaTheme="minorEastAsia" w:hAnsiTheme="minorHAnsi"/>
            <w:noProof/>
            <w:szCs w:val="24"/>
            <w:lang w:val="de-CH" w:eastAsia="de-DE"/>
          </w:rPr>
          <w:tab/>
        </w:r>
        <w:r w:rsidR="000C2DC2" w:rsidRPr="00302B78">
          <w:rPr>
            <w:rStyle w:val="Hyperlink"/>
            <w:noProof/>
          </w:rPr>
          <w:t>Amotivation, intrinsische und extrinsische Motivation</w:t>
        </w:r>
        <w:r w:rsidR="000C2DC2">
          <w:rPr>
            <w:noProof/>
            <w:webHidden/>
          </w:rPr>
          <w:tab/>
        </w:r>
        <w:r w:rsidR="000C2DC2">
          <w:rPr>
            <w:noProof/>
            <w:webHidden/>
          </w:rPr>
          <w:fldChar w:fldCharType="begin"/>
        </w:r>
        <w:r w:rsidR="000C2DC2">
          <w:rPr>
            <w:noProof/>
            <w:webHidden/>
          </w:rPr>
          <w:instrText xml:space="preserve"> PAGEREF _Toc77703309 \h </w:instrText>
        </w:r>
        <w:r w:rsidR="000C2DC2">
          <w:rPr>
            <w:noProof/>
            <w:webHidden/>
          </w:rPr>
        </w:r>
        <w:r w:rsidR="000C2DC2">
          <w:rPr>
            <w:noProof/>
            <w:webHidden/>
          </w:rPr>
          <w:fldChar w:fldCharType="separate"/>
        </w:r>
        <w:r w:rsidR="000C2DC2">
          <w:rPr>
            <w:noProof/>
            <w:webHidden/>
          </w:rPr>
          <w:t>11</w:t>
        </w:r>
        <w:r w:rsidR="000C2DC2">
          <w:rPr>
            <w:noProof/>
            <w:webHidden/>
          </w:rPr>
          <w:fldChar w:fldCharType="end"/>
        </w:r>
      </w:hyperlink>
    </w:p>
    <w:p w14:paraId="41B8A679" w14:textId="77777777" w:rsidR="000C2DC2" w:rsidRDefault="00D94DC2" w:rsidP="000C2DC2">
      <w:pPr>
        <w:pStyle w:val="Verzeichnis3"/>
        <w:tabs>
          <w:tab w:val="left" w:pos="1200"/>
          <w:tab w:val="right" w:leader="dot" w:pos="9062"/>
        </w:tabs>
        <w:rPr>
          <w:rFonts w:asciiTheme="minorHAnsi" w:eastAsiaTheme="minorEastAsia" w:hAnsiTheme="minorHAnsi"/>
          <w:noProof/>
          <w:szCs w:val="24"/>
          <w:lang w:val="de-CH" w:eastAsia="de-DE"/>
        </w:rPr>
      </w:pPr>
      <w:hyperlink w:anchor="_Toc77703310" w:history="1">
        <w:r w:rsidR="000C2DC2" w:rsidRPr="00302B78">
          <w:rPr>
            <w:rStyle w:val="Hyperlink"/>
            <w:rFonts w:asciiTheme="minorBidi" w:hAnsiTheme="minorBidi"/>
            <w:noProof/>
          </w:rPr>
          <w:t>3.3.1</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Motivation im Kontext des Crowdfundings</w:t>
        </w:r>
        <w:r w:rsidR="000C2DC2">
          <w:rPr>
            <w:noProof/>
            <w:webHidden/>
          </w:rPr>
          <w:tab/>
        </w:r>
        <w:r w:rsidR="000C2DC2">
          <w:rPr>
            <w:noProof/>
            <w:webHidden/>
          </w:rPr>
          <w:fldChar w:fldCharType="begin"/>
        </w:r>
        <w:r w:rsidR="000C2DC2">
          <w:rPr>
            <w:noProof/>
            <w:webHidden/>
          </w:rPr>
          <w:instrText xml:space="preserve"> PAGEREF _Toc77703310 \h </w:instrText>
        </w:r>
        <w:r w:rsidR="000C2DC2">
          <w:rPr>
            <w:noProof/>
            <w:webHidden/>
          </w:rPr>
        </w:r>
        <w:r w:rsidR="000C2DC2">
          <w:rPr>
            <w:noProof/>
            <w:webHidden/>
          </w:rPr>
          <w:fldChar w:fldCharType="separate"/>
        </w:r>
        <w:r w:rsidR="000C2DC2">
          <w:rPr>
            <w:noProof/>
            <w:webHidden/>
          </w:rPr>
          <w:t>14</w:t>
        </w:r>
        <w:r w:rsidR="000C2DC2">
          <w:rPr>
            <w:noProof/>
            <w:webHidden/>
          </w:rPr>
          <w:fldChar w:fldCharType="end"/>
        </w:r>
      </w:hyperlink>
    </w:p>
    <w:p w14:paraId="63D74D17" w14:textId="77777777" w:rsidR="000C2DC2" w:rsidRDefault="00D94DC2" w:rsidP="000C2DC2">
      <w:pPr>
        <w:pStyle w:val="Verzeichnis4"/>
        <w:tabs>
          <w:tab w:val="left" w:pos="1680"/>
          <w:tab w:val="right" w:leader="dot" w:pos="9062"/>
        </w:tabs>
        <w:rPr>
          <w:rFonts w:asciiTheme="minorHAnsi" w:eastAsiaTheme="minorEastAsia" w:hAnsiTheme="minorHAnsi"/>
          <w:noProof/>
          <w:szCs w:val="24"/>
          <w:lang w:val="de-CH" w:eastAsia="de-DE"/>
        </w:rPr>
      </w:pPr>
      <w:hyperlink w:anchor="_Toc77703311" w:history="1">
        <w:r w:rsidR="000C2DC2" w:rsidRPr="00302B78">
          <w:rPr>
            <w:rStyle w:val="Hyperlink"/>
            <w:rFonts w:asciiTheme="minorBidi" w:hAnsiTheme="minorBidi"/>
            <w:noProof/>
          </w:rPr>
          <w:t>3.3.1.1</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Introjektion</w:t>
        </w:r>
        <w:r w:rsidR="000C2DC2">
          <w:rPr>
            <w:noProof/>
            <w:webHidden/>
          </w:rPr>
          <w:tab/>
        </w:r>
        <w:r w:rsidR="000C2DC2">
          <w:rPr>
            <w:noProof/>
            <w:webHidden/>
          </w:rPr>
          <w:fldChar w:fldCharType="begin"/>
        </w:r>
        <w:r w:rsidR="000C2DC2">
          <w:rPr>
            <w:noProof/>
            <w:webHidden/>
          </w:rPr>
          <w:instrText xml:space="preserve"> PAGEREF _Toc77703311 \h </w:instrText>
        </w:r>
        <w:r w:rsidR="000C2DC2">
          <w:rPr>
            <w:noProof/>
            <w:webHidden/>
          </w:rPr>
        </w:r>
        <w:r w:rsidR="000C2DC2">
          <w:rPr>
            <w:noProof/>
            <w:webHidden/>
          </w:rPr>
          <w:fldChar w:fldCharType="separate"/>
        </w:r>
        <w:r w:rsidR="000C2DC2">
          <w:rPr>
            <w:noProof/>
            <w:webHidden/>
          </w:rPr>
          <w:t>15</w:t>
        </w:r>
        <w:r w:rsidR="000C2DC2">
          <w:rPr>
            <w:noProof/>
            <w:webHidden/>
          </w:rPr>
          <w:fldChar w:fldCharType="end"/>
        </w:r>
      </w:hyperlink>
    </w:p>
    <w:p w14:paraId="55B56317" w14:textId="77777777" w:rsidR="000C2DC2" w:rsidRDefault="00D94DC2" w:rsidP="000C2DC2">
      <w:pPr>
        <w:pStyle w:val="Verzeichnis4"/>
        <w:tabs>
          <w:tab w:val="left" w:pos="1680"/>
          <w:tab w:val="right" w:leader="dot" w:pos="9062"/>
        </w:tabs>
        <w:rPr>
          <w:rFonts w:asciiTheme="minorHAnsi" w:eastAsiaTheme="minorEastAsia" w:hAnsiTheme="minorHAnsi"/>
          <w:noProof/>
          <w:szCs w:val="24"/>
          <w:lang w:val="de-CH" w:eastAsia="de-DE"/>
        </w:rPr>
      </w:pPr>
      <w:hyperlink w:anchor="_Toc77703312" w:history="1">
        <w:r w:rsidR="000C2DC2" w:rsidRPr="00302B78">
          <w:rPr>
            <w:rStyle w:val="Hyperlink"/>
            <w:rFonts w:asciiTheme="minorBidi" w:hAnsiTheme="minorBidi"/>
            <w:noProof/>
          </w:rPr>
          <w:t>3.3.1.2</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Identifikation</w:t>
        </w:r>
        <w:r w:rsidR="000C2DC2">
          <w:rPr>
            <w:noProof/>
            <w:webHidden/>
          </w:rPr>
          <w:tab/>
        </w:r>
        <w:r w:rsidR="000C2DC2">
          <w:rPr>
            <w:noProof/>
            <w:webHidden/>
          </w:rPr>
          <w:fldChar w:fldCharType="begin"/>
        </w:r>
        <w:r w:rsidR="000C2DC2">
          <w:rPr>
            <w:noProof/>
            <w:webHidden/>
          </w:rPr>
          <w:instrText xml:space="preserve"> PAGEREF _Toc77703312 \h </w:instrText>
        </w:r>
        <w:r w:rsidR="000C2DC2">
          <w:rPr>
            <w:noProof/>
            <w:webHidden/>
          </w:rPr>
        </w:r>
        <w:r w:rsidR="000C2DC2">
          <w:rPr>
            <w:noProof/>
            <w:webHidden/>
          </w:rPr>
          <w:fldChar w:fldCharType="separate"/>
        </w:r>
        <w:r w:rsidR="000C2DC2">
          <w:rPr>
            <w:noProof/>
            <w:webHidden/>
          </w:rPr>
          <w:t>16</w:t>
        </w:r>
        <w:r w:rsidR="000C2DC2">
          <w:rPr>
            <w:noProof/>
            <w:webHidden/>
          </w:rPr>
          <w:fldChar w:fldCharType="end"/>
        </w:r>
      </w:hyperlink>
    </w:p>
    <w:p w14:paraId="2AA74D3D" w14:textId="77777777" w:rsidR="000C2DC2" w:rsidRDefault="00D94DC2" w:rsidP="000C2DC2">
      <w:pPr>
        <w:pStyle w:val="Verzeichnis4"/>
        <w:tabs>
          <w:tab w:val="left" w:pos="1680"/>
          <w:tab w:val="right" w:leader="dot" w:pos="9062"/>
        </w:tabs>
        <w:rPr>
          <w:rFonts w:asciiTheme="minorHAnsi" w:eastAsiaTheme="minorEastAsia" w:hAnsiTheme="minorHAnsi"/>
          <w:noProof/>
          <w:szCs w:val="24"/>
          <w:lang w:val="de-CH" w:eastAsia="de-DE"/>
        </w:rPr>
      </w:pPr>
      <w:hyperlink w:anchor="_Toc77703314" w:history="1">
        <w:r w:rsidR="000C2DC2" w:rsidRPr="00302B78">
          <w:rPr>
            <w:rStyle w:val="Hyperlink"/>
            <w:rFonts w:asciiTheme="minorBidi" w:hAnsiTheme="minorBidi"/>
            <w:noProof/>
          </w:rPr>
          <w:t>3.3.1.3</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Integration</w:t>
        </w:r>
        <w:r w:rsidR="000C2DC2">
          <w:rPr>
            <w:noProof/>
            <w:webHidden/>
          </w:rPr>
          <w:tab/>
        </w:r>
        <w:r w:rsidR="000C2DC2">
          <w:rPr>
            <w:noProof/>
            <w:webHidden/>
          </w:rPr>
          <w:fldChar w:fldCharType="begin"/>
        </w:r>
        <w:r w:rsidR="000C2DC2">
          <w:rPr>
            <w:noProof/>
            <w:webHidden/>
          </w:rPr>
          <w:instrText xml:space="preserve"> PAGEREF _Toc77703314 \h </w:instrText>
        </w:r>
        <w:r w:rsidR="000C2DC2">
          <w:rPr>
            <w:noProof/>
            <w:webHidden/>
          </w:rPr>
        </w:r>
        <w:r w:rsidR="000C2DC2">
          <w:rPr>
            <w:noProof/>
            <w:webHidden/>
          </w:rPr>
          <w:fldChar w:fldCharType="separate"/>
        </w:r>
        <w:r w:rsidR="000C2DC2">
          <w:rPr>
            <w:noProof/>
            <w:webHidden/>
          </w:rPr>
          <w:t>16</w:t>
        </w:r>
        <w:r w:rsidR="000C2DC2">
          <w:rPr>
            <w:noProof/>
            <w:webHidden/>
          </w:rPr>
          <w:fldChar w:fldCharType="end"/>
        </w:r>
      </w:hyperlink>
    </w:p>
    <w:p w14:paraId="6F4AD581" w14:textId="77777777" w:rsidR="000C2DC2" w:rsidRDefault="00D94DC2" w:rsidP="000C2DC2">
      <w:pPr>
        <w:pStyle w:val="Verzeichnis1"/>
        <w:tabs>
          <w:tab w:val="left" w:pos="480"/>
          <w:tab w:val="right" w:leader="dot" w:pos="9062"/>
        </w:tabs>
        <w:rPr>
          <w:rFonts w:asciiTheme="minorHAnsi" w:eastAsiaTheme="minorEastAsia" w:hAnsiTheme="minorHAnsi"/>
          <w:noProof/>
          <w:szCs w:val="24"/>
          <w:lang w:val="de-CH" w:eastAsia="de-DE"/>
        </w:rPr>
      </w:pPr>
      <w:hyperlink w:anchor="_Toc77703315" w:history="1">
        <w:r w:rsidR="000C2DC2" w:rsidRPr="00302B78">
          <w:rPr>
            <w:rStyle w:val="Hyperlink"/>
            <w:rFonts w:asciiTheme="minorBidi" w:hAnsiTheme="minorBidi"/>
            <w:noProof/>
          </w:rPr>
          <w:t>4</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Empirische Studie:</w:t>
        </w:r>
        <w:r w:rsidR="000C2DC2" w:rsidRPr="00302B78">
          <w:rPr>
            <w:rStyle w:val="Hyperlink"/>
            <w:noProof/>
          </w:rPr>
          <w:t xml:space="preserve"> </w:t>
        </w:r>
        <w:r w:rsidR="000C2DC2" w:rsidRPr="00302B78">
          <w:rPr>
            <w:rStyle w:val="Hyperlink"/>
            <w:rFonts w:asciiTheme="minorBidi" w:hAnsiTheme="minorBidi"/>
            <w:noProof/>
          </w:rPr>
          <w:t>Motivationen der Unterstützer von SBC</w:t>
        </w:r>
        <w:r w:rsidR="000C2DC2">
          <w:rPr>
            <w:noProof/>
            <w:webHidden/>
          </w:rPr>
          <w:tab/>
        </w:r>
        <w:r w:rsidR="000C2DC2">
          <w:rPr>
            <w:noProof/>
            <w:webHidden/>
          </w:rPr>
          <w:fldChar w:fldCharType="begin"/>
        </w:r>
        <w:r w:rsidR="000C2DC2">
          <w:rPr>
            <w:noProof/>
            <w:webHidden/>
          </w:rPr>
          <w:instrText xml:space="preserve"> PAGEREF _Toc77703315 \h </w:instrText>
        </w:r>
        <w:r w:rsidR="000C2DC2">
          <w:rPr>
            <w:noProof/>
            <w:webHidden/>
          </w:rPr>
        </w:r>
        <w:r w:rsidR="000C2DC2">
          <w:rPr>
            <w:noProof/>
            <w:webHidden/>
          </w:rPr>
          <w:fldChar w:fldCharType="separate"/>
        </w:r>
        <w:r w:rsidR="000C2DC2">
          <w:rPr>
            <w:noProof/>
            <w:webHidden/>
          </w:rPr>
          <w:t>17</w:t>
        </w:r>
        <w:r w:rsidR="000C2DC2">
          <w:rPr>
            <w:noProof/>
            <w:webHidden/>
          </w:rPr>
          <w:fldChar w:fldCharType="end"/>
        </w:r>
      </w:hyperlink>
    </w:p>
    <w:p w14:paraId="24EDA67C" w14:textId="77777777" w:rsidR="000C2DC2" w:rsidRDefault="00D94DC2" w:rsidP="000C2DC2">
      <w:pPr>
        <w:pStyle w:val="Verzeichnis2"/>
        <w:tabs>
          <w:tab w:val="left" w:pos="960"/>
          <w:tab w:val="right" w:leader="dot" w:pos="9062"/>
        </w:tabs>
        <w:rPr>
          <w:rFonts w:asciiTheme="minorHAnsi" w:eastAsiaTheme="minorEastAsia" w:hAnsiTheme="minorHAnsi"/>
          <w:noProof/>
          <w:szCs w:val="24"/>
          <w:lang w:val="de-CH" w:eastAsia="de-DE"/>
        </w:rPr>
      </w:pPr>
      <w:hyperlink w:anchor="_Toc77703316" w:history="1">
        <w:r w:rsidR="000C2DC2" w:rsidRPr="00302B78">
          <w:rPr>
            <w:rStyle w:val="Hyperlink"/>
            <w:noProof/>
          </w:rPr>
          <w:t>4.1</w:t>
        </w:r>
        <w:r w:rsidR="000C2DC2">
          <w:rPr>
            <w:rFonts w:asciiTheme="minorHAnsi" w:eastAsiaTheme="minorEastAsia" w:hAnsiTheme="minorHAnsi"/>
            <w:noProof/>
            <w:szCs w:val="24"/>
            <w:lang w:val="de-CH" w:eastAsia="de-DE"/>
          </w:rPr>
          <w:tab/>
        </w:r>
        <w:r w:rsidR="000C2DC2" w:rsidRPr="00302B78">
          <w:rPr>
            <w:rStyle w:val="Hyperlink"/>
            <w:noProof/>
          </w:rPr>
          <w:t>Hypothesenentwicklung</w:t>
        </w:r>
        <w:r w:rsidR="000C2DC2">
          <w:rPr>
            <w:noProof/>
            <w:webHidden/>
          </w:rPr>
          <w:tab/>
        </w:r>
        <w:r w:rsidR="000C2DC2">
          <w:rPr>
            <w:noProof/>
            <w:webHidden/>
          </w:rPr>
          <w:fldChar w:fldCharType="begin"/>
        </w:r>
        <w:r w:rsidR="000C2DC2">
          <w:rPr>
            <w:noProof/>
            <w:webHidden/>
          </w:rPr>
          <w:instrText xml:space="preserve"> PAGEREF _Toc77703316 \h </w:instrText>
        </w:r>
        <w:r w:rsidR="000C2DC2">
          <w:rPr>
            <w:noProof/>
            <w:webHidden/>
          </w:rPr>
        </w:r>
        <w:r w:rsidR="000C2DC2">
          <w:rPr>
            <w:noProof/>
            <w:webHidden/>
          </w:rPr>
          <w:fldChar w:fldCharType="separate"/>
        </w:r>
        <w:r w:rsidR="000C2DC2">
          <w:rPr>
            <w:noProof/>
            <w:webHidden/>
          </w:rPr>
          <w:t>17</w:t>
        </w:r>
        <w:r w:rsidR="000C2DC2">
          <w:rPr>
            <w:noProof/>
            <w:webHidden/>
          </w:rPr>
          <w:fldChar w:fldCharType="end"/>
        </w:r>
      </w:hyperlink>
    </w:p>
    <w:p w14:paraId="4C1896D2" w14:textId="77777777" w:rsidR="000C2DC2" w:rsidRDefault="00D94DC2" w:rsidP="000C2DC2">
      <w:pPr>
        <w:pStyle w:val="Verzeichnis2"/>
        <w:tabs>
          <w:tab w:val="left" w:pos="960"/>
          <w:tab w:val="right" w:leader="dot" w:pos="9062"/>
        </w:tabs>
        <w:rPr>
          <w:rFonts w:asciiTheme="minorHAnsi" w:eastAsiaTheme="minorEastAsia" w:hAnsiTheme="minorHAnsi"/>
          <w:noProof/>
          <w:szCs w:val="24"/>
          <w:lang w:val="de-CH" w:eastAsia="de-DE"/>
        </w:rPr>
      </w:pPr>
      <w:hyperlink w:anchor="_Toc77703317" w:history="1">
        <w:r w:rsidR="000C2DC2" w:rsidRPr="00302B78">
          <w:rPr>
            <w:rStyle w:val="Hyperlink"/>
            <w:noProof/>
          </w:rPr>
          <w:t>4.2</w:t>
        </w:r>
        <w:r w:rsidR="000C2DC2">
          <w:rPr>
            <w:rFonts w:asciiTheme="minorHAnsi" w:eastAsiaTheme="minorEastAsia" w:hAnsiTheme="minorHAnsi"/>
            <w:noProof/>
            <w:szCs w:val="24"/>
            <w:lang w:val="de-CH" w:eastAsia="de-DE"/>
          </w:rPr>
          <w:tab/>
        </w:r>
        <w:r w:rsidR="000C2DC2" w:rsidRPr="00302B78">
          <w:rPr>
            <w:rStyle w:val="Hyperlink"/>
            <w:noProof/>
          </w:rPr>
          <w:t>Erhebungsmethode</w:t>
        </w:r>
        <w:r w:rsidR="000C2DC2">
          <w:rPr>
            <w:noProof/>
            <w:webHidden/>
          </w:rPr>
          <w:tab/>
        </w:r>
        <w:r w:rsidR="000C2DC2">
          <w:rPr>
            <w:noProof/>
            <w:webHidden/>
          </w:rPr>
          <w:fldChar w:fldCharType="begin"/>
        </w:r>
        <w:r w:rsidR="000C2DC2">
          <w:rPr>
            <w:noProof/>
            <w:webHidden/>
          </w:rPr>
          <w:instrText xml:space="preserve"> PAGEREF _Toc77703317 \h </w:instrText>
        </w:r>
        <w:r w:rsidR="000C2DC2">
          <w:rPr>
            <w:noProof/>
            <w:webHidden/>
          </w:rPr>
        </w:r>
        <w:r w:rsidR="000C2DC2">
          <w:rPr>
            <w:noProof/>
            <w:webHidden/>
          </w:rPr>
          <w:fldChar w:fldCharType="separate"/>
        </w:r>
        <w:r w:rsidR="000C2DC2">
          <w:rPr>
            <w:noProof/>
            <w:webHidden/>
          </w:rPr>
          <w:t>19</w:t>
        </w:r>
        <w:r w:rsidR="000C2DC2">
          <w:rPr>
            <w:noProof/>
            <w:webHidden/>
          </w:rPr>
          <w:fldChar w:fldCharType="end"/>
        </w:r>
      </w:hyperlink>
    </w:p>
    <w:p w14:paraId="665EE3D5" w14:textId="77777777" w:rsidR="000C2DC2" w:rsidRDefault="00D94DC2" w:rsidP="000C2DC2">
      <w:pPr>
        <w:pStyle w:val="Verzeichnis2"/>
        <w:tabs>
          <w:tab w:val="left" w:pos="960"/>
          <w:tab w:val="right" w:leader="dot" w:pos="9062"/>
        </w:tabs>
        <w:rPr>
          <w:rFonts w:asciiTheme="minorHAnsi" w:eastAsiaTheme="minorEastAsia" w:hAnsiTheme="minorHAnsi"/>
          <w:noProof/>
          <w:szCs w:val="24"/>
          <w:lang w:val="de-CH" w:eastAsia="de-DE"/>
        </w:rPr>
      </w:pPr>
      <w:hyperlink w:anchor="_Toc77703335" w:history="1">
        <w:r w:rsidR="000C2DC2" w:rsidRPr="00302B78">
          <w:rPr>
            <w:rStyle w:val="Hyperlink"/>
            <w:noProof/>
          </w:rPr>
          <w:t>4.3</w:t>
        </w:r>
        <w:r w:rsidR="000C2DC2">
          <w:rPr>
            <w:rFonts w:asciiTheme="minorHAnsi" w:eastAsiaTheme="minorEastAsia" w:hAnsiTheme="minorHAnsi"/>
            <w:noProof/>
            <w:szCs w:val="24"/>
            <w:lang w:val="de-CH" w:eastAsia="de-DE"/>
          </w:rPr>
          <w:tab/>
        </w:r>
        <w:r w:rsidR="000C2DC2" w:rsidRPr="00302B78">
          <w:rPr>
            <w:rStyle w:val="Hyperlink"/>
            <w:noProof/>
            <w:shd w:val="clear" w:color="auto" w:fill="FFFFFF"/>
          </w:rPr>
          <w:t xml:space="preserve">Konzeption und Entwicklung der </w:t>
        </w:r>
        <w:r w:rsidR="000C2DC2" w:rsidRPr="00302B78">
          <w:rPr>
            <w:rStyle w:val="Hyperlink"/>
            <w:noProof/>
          </w:rPr>
          <w:t>Web-Applikation</w:t>
        </w:r>
        <w:r w:rsidR="000C2DC2">
          <w:rPr>
            <w:noProof/>
            <w:webHidden/>
          </w:rPr>
          <w:tab/>
        </w:r>
        <w:r w:rsidR="000C2DC2">
          <w:rPr>
            <w:noProof/>
            <w:webHidden/>
          </w:rPr>
          <w:fldChar w:fldCharType="begin"/>
        </w:r>
        <w:r w:rsidR="000C2DC2">
          <w:rPr>
            <w:noProof/>
            <w:webHidden/>
          </w:rPr>
          <w:instrText xml:space="preserve"> PAGEREF _Toc77703335 \h </w:instrText>
        </w:r>
        <w:r w:rsidR="000C2DC2">
          <w:rPr>
            <w:noProof/>
            <w:webHidden/>
          </w:rPr>
        </w:r>
        <w:r w:rsidR="000C2DC2">
          <w:rPr>
            <w:noProof/>
            <w:webHidden/>
          </w:rPr>
          <w:fldChar w:fldCharType="separate"/>
        </w:r>
        <w:r w:rsidR="000C2DC2">
          <w:rPr>
            <w:noProof/>
            <w:webHidden/>
          </w:rPr>
          <w:t>22</w:t>
        </w:r>
        <w:r w:rsidR="000C2DC2">
          <w:rPr>
            <w:noProof/>
            <w:webHidden/>
          </w:rPr>
          <w:fldChar w:fldCharType="end"/>
        </w:r>
      </w:hyperlink>
    </w:p>
    <w:p w14:paraId="615751A5" w14:textId="77777777" w:rsidR="000C2DC2" w:rsidRDefault="00D94DC2" w:rsidP="000C2DC2">
      <w:pPr>
        <w:pStyle w:val="Verzeichnis4"/>
        <w:tabs>
          <w:tab w:val="right" w:leader="dot" w:pos="9062"/>
        </w:tabs>
        <w:rPr>
          <w:rFonts w:asciiTheme="minorHAnsi" w:eastAsiaTheme="minorEastAsia" w:hAnsiTheme="minorHAnsi"/>
          <w:noProof/>
          <w:szCs w:val="24"/>
          <w:lang w:val="de-CH" w:eastAsia="de-DE"/>
        </w:rPr>
      </w:pPr>
      <w:hyperlink w:anchor="_Toc77703336" w:history="1">
        <w:r w:rsidR="000C2DC2" w:rsidRPr="00302B78">
          <w:rPr>
            <w:rStyle w:val="Hyperlink"/>
            <w:noProof/>
          </w:rPr>
          <w:t>4.3.1.1</w:t>
        </w:r>
        <w:r w:rsidR="000C2DC2">
          <w:rPr>
            <w:noProof/>
            <w:webHidden/>
          </w:rPr>
          <w:tab/>
        </w:r>
        <w:r w:rsidR="000C2DC2">
          <w:rPr>
            <w:noProof/>
            <w:webHidden/>
          </w:rPr>
          <w:fldChar w:fldCharType="begin"/>
        </w:r>
        <w:r w:rsidR="000C2DC2">
          <w:rPr>
            <w:noProof/>
            <w:webHidden/>
          </w:rPr>
          <w:instrText xml:space="preserve"> PAGEREF _Toc77703336 \h </w:instrText>
        </w:r>
        <w:r w:rsidR="000C2DC2">
          <w:rPr>
            <w:noProof/>
            <w:webHidden/>
          </w:rPr>
        </w:r>
        <w:r w:rsidR="000C2DC2">
          <w:rPr>
            <w:noProof/>
            <w:webHidden/>
          </w:rPr>
          <w:fldChar w:fldCharType="separate"/>
        </w:r>
        <w:r w:rsidR="000C2DC2">
          <w:rPr>
            <w:noProof/>
            <w:webHidden/>
          </w:rPr>
          <w:t>24</w:t>
        </w:r>
        <w:r w:rsidR="000C2DC2">
          <w:rPr>
            <w:noProof/>
            <w:webHidden/>
          </w:rPr>
          <w:fldChar w:fldCharType="end"/>
        </w:r>
      </w:hyperlink>
    </w:p>
    <w:p w14:paraId="6DE41D07" w14:textId="77777777" w:rsidR="000C2DC2" w:rsidRDefault="00D94DC2" w:rsidP="000C2DC2">
      <w:pPr>
        <w:pStyle w:val="Verzeichnis2"/>
        <w:tabs>
          <w:tab w:val="left" w:pos="960"/>
          <w:tab w:val="right" w:leader="dot" w:pos="9062"/>
        </w:tabs>
        <w:rPr>
          <w:rFonts w:asciiTheme="minorHAnsi" w:eastAsiaTheme="minorEastAsia" w:hAnsiTheme="minorHAnsi"/>
          <w:noProof/>
          <w:szCs w:val="24"/>
          <w:lang w:val="de-CH" w:eastAsia="de-DE"/>
        </w:rPr>
      </w:pPr>
      <w:hyperlink w:anchor="_Toc77703338" w:history="1">
        <w:r w:rsidR="000C2DC2" w:rsidRPr="00302B78">
          <w:rPr>
            <w:rStyle w:val="Hyperlink"/>
            <w:noProof/>
            <w:lang w:val="de-CH"/>
          </w:rPr>
          <w:t>4.4</w:t>
        </w:r>
        <w:r w:rsidR="000C2DC2">
          <w:rPr>
            <w:rFonts w:asciiTheme="minorHAnsi" w:eastAsiaTheme="minorEastAsia" w:hAnsiTheme="minorHAnsi"/>
            <w:noProof/>
            <w:szCs w:val="24"/>
            <w:lang w:val="de-CH" w:eastAsia="de-DE"/>
          </w:rPr>
          <w:tab/>
        </w:r>
        <w:r w:rsidR="000C2DC2" w:rsidRPr="00302B78">
          <w:rPr>
            <w:rStyle w:val="Hyperlink"/>
            <w:noProof/>
          </w:rPr>
          <w:t>Auswertung</w:t>
        </w:r>
        <w:r w:rsidR="000C2DC2" w:rsidRPr="00302B78">
          <w:rPr>
            <w:rStyle w:val="Hyperlink"/>
            <w:noProof/>
            <w:lang w:val="de-CH"/>
          </w:rPr>
          <w:t>smethode</w:t>
        </w:r>
        <w:r w:rsidR="000C2DC2">
          <w:rPr>
            <w:noProof/>
            <w:webHidden/>
          </w:rPr>
          <w:tab/>
        </w:r>
        <w:r w:rsidR="000C2DC2">
          <w:rPr>
            <w:noProof/>
            <w:webHidden/>
          </w:rPr>
          <w:fldChar w:fldCharType="begin"/>
        </w:r>
        <w:r w:rsidR="000C2DC2">
          <w:rPr>
            <w:noProof/>
            <w:webHidden/>
          </w:rPr>
          <w:instrText xml:space="preserve"> PAGEREF _Toc77703338 \h </w:instrText>
        </w:r>
        <w:r w:rsidR="000C2DC2">
          <w:rPr>
            <w:noProof/>
            <w:webHidden/>
          </w:rPr>
        </w:r>
        <w:r w:rsidR="000C2DC2">
          <w:rPr>
            <w:noProof/>
            <w:webHidden/>
          </w:rPr>
          <w:fldChar w:fldCharType="separate"/>
        </w:r>
        <w:r w:rsidR="000C2DC2">
          <w:rPr>
            <w:noProof/>
            <w:webHidden/>
          </w:rPr>
          <w:t>27</w:t>
        </w:r>
        <w:r w:rsidR="000C2DC2">
          <w:rPr>
            <w:noProof/>
            <w:webHidden/>
          </w:rPr>
          <w:fldChar w:fldCharType="end"/>
        </w:r>
      </w:hyperlink>
    </w:p>
    <w:p w14:paraId="633A7992" w14:textId="77777777" w:rsidR="000C2DC2" w:rsidRDefault="00D94DC2" w:rsidP="000C2DC2">
      <w:pPr>
        <w:pStyle w:val="Verzeichnis3"/>
        <w:tabs>
          <w:tab w:val="left" w:pos="1200"/>
          <w:tab w:val="right" w:leader="dot" w:pos="9062"/>
        </w:tabs>
        <w:rPr>
          <w:rFonts w:asciiTheme="minorHAnsi" w:eastAsiaTheme="minorEastAsia" w:hAnsiTheme="minorHAnsi"/>
          <w:noProof/>
          <w:szCs w:val="24"/>
          <w:lang w:val="de-CH" w:eastAsia="de-DE"/>
        </w:rPr>
      </w:pPr>
      <w:hyperlink w:anchor="_Toc77703339" w:history="1">
        <w:r w:rsidR="000C2DC2" w:rsidRPr="00302B78">
          <w:rPr>
            <w:rStyle w:val="Hyperlink"/>
            <w:rFonts w:asciiTheme="minorBidi" w:hAnsiTheme="minorBidi"/>
            <w:noProof/>
            <w:lang w:val="de-CH"/>
          </w:rPr>
          <w:t>4.4.1</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Konfirmatorische</w:t>
        </w:r>
        <w:r w:rsidR="000C2DC2" w:rsidRPr="00302B78">
          <w:rPr>
            <w:rStyle w:val="Hyperlink"/>
            <w:rFonts w:asciiTheme="minorBidi" w:hAnsiTheme="minorBidi"/>
            <w:noProof/>
            <w:lang w:val="de-CH"/>
          </w:rPr>
          <w:t xml:space="preserve"> Faktoranalyse mit R-Studio</w:t>
        </w:r>
        <w:r w:rsidR="000C2DC2">
          <w:rPr>
            <w:noProof/>
            <w:webHidden/>
          </w:rPr>
          <w:tab/>
        </w:r>
        <w:r w:rsidR="000C2DC2">
          <w:rPr>
            <w:noProof/>
            <w:webHidden/>
          </w:rPr>
          <w:fldChar w:fldCharType="begin"/>
        </w:r>
        <w:r w:rsidR="000C2DC2">
          <w:rPr>
            <w:noProof/>
            <w:webHidden/>
          </w:rPr>
          <w:instrText xml:space="preserve"> PAGEREF _Toc77703339 \h </w:instrText>
        </w:r>
        <w:r w:rsidR="000C2DC2">
          <w:rPr>
            <w:noProof/>
            <w:webHidden/>
          </w:rPr>
        </w:r>
        <w:r w:rsidR="000C2DC2">
          <w:rPr>
            <w:noProof/>
            <w:webHidden/>
          </w:rPr>
          <w:fldChar w:fldCharType="separate"/>
        </w:r>
        <w:r w:rsidR="000C2DC2">
          <w:rPr>
            <w:noProof/>
            <w:webHidden/>
          </w:rPr>
          <w:t>28</w:t>
        </w:r>
        <w:r w:rsidR="000C2DC2">
          <w:rPr>
            <w:noProof/>
            <w:webHidden/>
          </w:rPr>
          <w:fldChar w:fldCharType="end"/>
        </w:r>
      </w:hyperlink>
    </w:p>
    <w:p w14:paraId="5556C2C2" w14:textId="77777777" w:rsidR="000C2DC2" w:rsidRDefault="00D94DC2" w:rsidP="000C2DC2">
      <w:pPr>
        <w:pStyle w:val="Verzeichnis3"/>
        <w:tabs>
          <w:tab w:val="left" w:pos="960"/>
          <w:tab w:val="right" w:leader="dot" w:pos="9062"/>
        </w:tabs>
        <w:rPr>
          <w:rFonts w:asciiTheme="minorHAnsi" w:eastAsiaTheme="minorEastAsia" w:hAnsiTheme="minorHAnsi"/>
          <w:noProof/>
          <w:szCs w:val="24"/>
          <w:lang w:val="de-CH" w:eastAsia="de-DE"/>
        </w:rPr>
      </w:pPr>
      <w:hyperlink w:anchor="_Toc77703340" w:history="1">
        <w:r w:rsidR="000C2DC2">
          <w:rPr>
            <w:rFonts w:asciiTheme="minorHAnsi" w:eastAsiaTheme="minorEastAsia" w:hAnsiTheme="minorHAnsi"/>
            <w:noProof/>
            <w:szCs w:val="24"/>
            <w:lang w:val="de-CH" w:eastAsia="de-DE"/>
          </w:rPr>
          <w:tab/>
        </w:r>
        <w:r w:rsidR="000C2DC2" w:rsidRPr="00302B78">
          <w:rPr>
            <w:rStyle w:val="Hyperlink"/>
            <w:noProof/>
          </w:rPr>
          <w:t>Qualitative Inhaltsanalyse nach Mayring mit MAXQDA</w:t>
        </w:r>
        <w:r w:rsidR="000C2DC2">
          <w:rPr>
            <w:noProof/>
            <w:webHidden/>
          </w:rPr>
          <w:tab/>
        </w:r>
        <w:r w:rsidR="000C2DC2">
          <w:rPr>
            <w:noProof/>
            <w:webHidden/>
          </w:rPr>
          <w:fldChar w:fldCharType="begin"/>
        </w:r>
        <w:r w:rsidR="000C2DC2">
          <w:rPr>
            <w:noProof/>
            <w:webHidden/>
          </w:rPr>
          <w:instrText xml:space="preserve"> PAGEREF _Toc77703340 \h </w:instrText>
        </w:r>
        <w:r w:rsidR="000C2DC2">
          <w:rPr>
            <w:noProof/>
            <w:webHidden/>
          </w:rPr>
        </w:r>
        <w:r w:rsidR="000C2DC2">
          <w:rPr>
            <w:noProof/>
            <w:webHidden/>
          </w:rPr>
          <w:fldChar w:fldCharType="separate"/>
        </w:r>
        <w:r w:rsidR="000C2DC2">
          <w:rPr>
            <w:noProof/>
            <w:webHidden/>
          </w:rPr>
          <w:t>29</w:t>
        </w:r>
        <w:r w:rsidR="000C2DC2">
          <w:rPr>
            <w:noProof/>
            <w:webHidden/>
          </w:rPr>
          <w:fldChar w:fldCharType="end"/>
        </w:r>
      </w:hyperlink>
    </w:p>
    <w:p w14:paraId="7C7A7BD1" w14:textId="77777777" w:rsidR="000C2DC2" w:rsidRDefault="00D94DC2" w:rsidP="000C2DC2">
      <w:pPr>
        <w:pStyle w:val="Verzeichnis3"/>
        <w:tabs>
          <w:tab w:val="left" w:pos="1200"/>
          <w:tab w:val="right" w:leader="dot" w:pos="9062"/>
        </w:tabs>
        <w:rPr>
          <w:rFonts w:asciiTheme="minorHAnsi" w:eastAsiaTheme="minorEastAsia" w:hAnsiTheme="minorHAnsi"/>
          <w:noProof/>
          <w:szCs w:val="24"/>
          <w:lang w:val="de-CH" w:eastAsia="de-DE"/>
        </w:rPr>
      </w:pPr>
      <w:hyperlink w:anchor="_Toc77703341" w:history="1">
        <w:r w:rsidR="000C2DC2" w:rsidRPr="00302B78">
          <w:rPr>
            <w:rStyle w:val="Hyperlink"/>
            <w:rFonts w:asciiTheme="minorBidi" w:hAnsiTheme="minorBidi"/>
            <w:noProof/>
            <w:lang w:val="de-CH"/>
          </w:rPr>
          <w:t>4.4.2</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Qualitative</w:t>
        </w:r>
        <w:r w:rsidR="000C2DC2" w:rsidRPr="00302B78">
          <w:rPr>
            <w:rStyle w:val="Hyperlink"/>
            <w:rFonts w:asciiTheme="minorBidi" w:hAnsiTheme="minorBidi"/>
            <w:noProof/>
            <w:lang w:val="de-CH"/>
          </w:rPr>
          <w:t xml:space="preserve"> Inhaltsanalyse mit MAXQDA</w:t>
        </w:r>
        <w:r w:rsidR="000C2DC2">
          <w:rPr>
            <w:noProof/>
            <w:webHidden/>
          </w:rPr>
          <w:tab/>
        </w:r>
        <w:r w:rsidR="000C2DC2">
          <w:rPr>
            <w:noProof/>
            <w:webHidden/>
          </w:rPr>
          <w:fldChar w:fldCharType="begin"/>
        </w:r>
        <w:r w:rsidR="000C2DC2">
          <w:rPr>
            <w:noProof/>
            <w:webHidden/>
          </w:rPr>
          <w:instrText xml:space="preserve"> PAGEREF _Toc77703341 \h </w:instrText>
        </w:r>
        <w:r w:rsidR="000C2DC2">
          <w:rPr>
            <w:noProof/>
            <w:webHidden/>
          </w:rPr>
        </w:r>
        <w:r w:rsidR="000C2DC2">
          <w:rPr>
            <w:noProof/>
            <w:webHidden/>
          </w:rPr>
          <w:fldChar w:fldCharType="separate"/>
        </w:r>
        <w:r w:rsidR="000C2DC2">
          <w:rPr>
            <w:noProof/>
            <w:webHidden/>
          </w:rPr>
          <w:t>29</w:t>
        </w:r>
        <w:r w:rsidR="000C2DC2">
          <w:rPr>
            <w:noProof/>
            <w:webHidden/>
          </w:rPr>
          <w:fldChar w:fldCharType="end"/>
        </w:r>
      </w:hyperlink>
    </w:p>
    <w:p w14:paraId="01ECFDFC" w14:textId="77777777" w:rsidR="000C2DC2" w:rsidRDefault="00D94DC2" w:rsidP="000C2DC2">
      <w:pPr>
        <w:pStyle w:val="Verzeichnis1"/>
        <w:tabs>
          <w:tab w:val="left" w:pos="480"/>
          <w:tab w:val="right" w:leader="dot" w:pos="9062"/>
        </w:tabs>
        <w:rPr>
          <w:rFonts w:asciiTheme="minorHAnsi" w:eastAsiaTheme="minorEastAsia" w:hAnsiTheme="minorHAnsi"/>
          <w:noProof/>
          <w:szCs w:val="24"/>
          <w:lang w:val="de-CH" w:eastAsia="de-DE"/>
        </w:rPr>
      </w:pPr>
      <w:hyperlink w:anchor="_Toc77703342" w:history="1">
        <w:r w:rsidR="000C2DC2" w:rsidRPr="00302B78">
          <w:rPr>
            <w:rStyle w:val="Hyperlink"/>
            <w:noProof/>
          </w:rPr>
          <w:t>5</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Ergebnisse</w:t>
        </w:r>
        <w:r w:rsidR="000C2DC2">
          <w:rPr>
            <w:noProof/>
            <w:webHidden/>
          </w:rPr>
          <w:tab/>
        </w:r>
        <w:r w:rsidR="000C2DC2">
          <w:rPr>
            <w:noProof/>
            <w:webHidden/>
          </w:rPr>
          <w:fldChar w:fldCharType="begin"/>
        </w:r>
        <w:r w:rsidR="000C2DC2">
          <w:rPr>
            <w:noProof/>
            <w:webHidden/>
          </w:rPr>
          <w:instrText xml:space="preserve"> PAGEREF _Toc77703342 \h </w:instrText>
        </w:r>
        <w:r w:rsidR="000C2DC2">
          <w:rPr>
            <w:noProof/>
            <w:webHidden/>
          </w:rPr>
        </w:r>
        <w:r w:rsidR="000C2DC2">
          <w:rPr>
            <w:noProof/>
            <w:webHidden/>
          </w:rPr>
          <w:fldChar w:fldCharType="separate"/>
        </w:r>
        <w:r w:rsidR="000C2DC2">
          <w:rPr>
            <w:noProof/>
            <w:webHidden/>
          </w:rPr>
          <w:t>31</w:t>
        </w:r>
        <w:r w:rsidR="000C2DC2">
          <w:rPr>
            <w:noProof/>
            <w:webHidden/>
          </w:rPr>
          <w:fldChar w:fldCharType="end"/>
        </w:r>
      </w:hyperlink>
    </w:p>
    <w:p w14:paraId="7BD8662A" w14:textId="77777777" w:rsidR="000C2DC2" w:rsidRDefault="00D94DC2" w:rsidP="000C2DC2">
      <w:pPr>
        <w:pStyle w:val="Verzeichnis2"/>
        <w:tabs>
          <w:tab w:val="left" w:pos="960"/>
          <w:tab w:val="right" w:leader="dot" w:pos="9062"/>
        </w:tabs>
        <w:rPr>
          <w:rFonts w:asciiTheme="minorHAnsi" w:eastAsiaTheme="minorEastAsia" w:hAnsiTheme="minorHAnsi"/>
          <w:noProof/>
          <w:szCs w:val="24"/>
          <w:lang w:val="de-CH" w:eastAsia="de-DE"/>
        </w:rPr>
      </w:pPr>
      <w:hyperlink w:anchor="_Toc77703343" w:history="1">
        <w:r w:rsidR="000C2DC2" w:rsidRPr="00302B78">
          <w:rPr>
            <w:rStyle w:val="Hyperlink"/>
            <w:noProof/>
          </w:rPr>
          <w:t>5.1</w:t>
        </w:r>
        <w:r w:rsidR="000C2DC2">
          <w:rPr>
            <w:rFonts w:asciiTheme="minorHAnsi" w:eastAsiaTheme="minorEastAsia" w:hAnsiTheme="minorHAnsi"/>
            <w:noProof/>
            <w:szCs w:val="24"/>
            <w:lang w:val="de-CH" w:eastAsia="de-DE"/>
          </w:rPr>
          <w:tab/>
        </w:r>
        <w:r w:rsidR="000C2DC2" w:rsidRPr="00302B78">
          <w:rPr>
            <w:rStyle w:val="Hyperlink"/>
            <w:noProof/>
          </w:rPr>
          <w:t>Quantitative Ergebnisse</w:t>
        </w:r>
        <w:r w:rsidR="000C2DC2">
          <w:rPr>
            <w:noProof/>
            <w:webHidden/>
          </w:rPr>
          <w:tab/>
        </w:r>
        <w:r w:rsidR="000C2DC2">
          <w:rPr>
            <w:noProof/>
            <w:webHidden/>
          </w:rPr>
          <w:fldChar w:fldCharType="begin"/>
        </w:r>
        <w:r w:rsidR="000C2DC2">
          <w:rPr>
            <w:noProof/>
            <w:webHidden/>
          </w:rPr>
          <w:instrText xml:space="preserve"> PAGEREF _Toc77703343 \h </w:instrText>
        </w:r>
        <w:r w:rsidR="000C2DC2">
          <w:rPr>
            <w:noProof/>
            <w:webHidden/>
          </w:rPr>
        </w:r>
        <w:r w:rsidR="000C2DC2">
          <w:rPr>
            <w:noProof/>
            <w:webHidden/>
          </w:rPr>
          <w:fldChar w:fldCharType="separate"/>
        </w:r>
        <w:r w:rsidR="000C2DC2">
          <w:rPr>
            <w:noProof/>
            <w:webHidden/>
          </w:rPr>
          <w:t>31</w:t>
        </w:r>
        <w:r w:rsidR="000C2DC2">
          <w:rPr>
            <w:noProof/>
            <w:webHidden/>
          </w:rPr>
          <w:fldChar w:fldCharType="end"/>
        </w:r>
      </w:hyperlink>
    </w:p>
    <w:p w14:paraId="37D44D40" w14:textId="77777777" w:rsidR="000C2DC2" w:rsidRDefault="00D94DC2" w:rsidP="000C2DC2">
      <w:pPr>
        <w:pStyle w:val="Verzeichnis3"/>
        <w:tabs>
          <w:tab w:val="left" w:pos="1440"/>
          <w:tab w:val="right" w:leader="dot" w:pos="9062"/>
        </w:tabs>
        <w:rPr>
          <w:rFonts w:asciiTheme="minorHAnsi" w:eastAsiaTheme="minorEastAsia" w:hAnsiTheme="minorHAnsi"/>
          <w:noProof/>
          <w:szCs w:val="24"/>
          <w:lang w:val="de-CH" w:eastAsia="de-DE"/>
        </w:rPr>
      </w:pPr>
      <w:hyperlink w:anchor="_Toc77703344" w:history="1">
        <w:r w:rsidR="000C2DC2" w:rsidRPr="00302B78">
          <w:rPr>
            <w:rStyle w:val="Hyperlink"/>
            <w:noProof/>
          </w:rPr>
          <w:t>5.1.1</w:t>
        </w:r>
        <w:r w:rsidR="000C2DC2">
          <w:rPr>
            <w:rFonts w:asciiTheme="minorHAnsi" w:eastAsiaTheme="minorEastAsia" w:hAnsiTheme="minorHAnsi"/>
            <w:noProof/>
            <w:szCs w:val="24"/>
            <w:lang w:val="de-CH" w:eastAsia="de-DE"/>
          </w:rPr>
          <w:tab/>
        </w:r>
        <w:r w:rsidR="000C2DC2" w:rsidRPr="00302B78">
          <w:rPr>
            <w:rStyle w:val="Hyperlink"/>
            <w:noProof/>
          </w:rPr>
          <w:t xml:space="preserve">Unabhängige </w:t>
        </w:r>
        <w:r w:rsidR="000C2DC2" w:rsidRPr="00302B78">
          <w:rPr>
            <w:rStyle w:val="Hyperlink"/>
            <w:rFonts w:asciiTheme="minorBidi" w:hAnsiTheme="minorBidi"/>
            <w:noProof/>
          </w:rPr>
          <w:t>Variablen</w:t>
        </w:r>
        <w:r w:rsidR="000C2DC2">
          <w:rPr>
            <w:noProof/>
            <w:webHidden/>
          </w:rPr>
          <w:tab/>
        </w:r>
        <w:r w:rsidR="000C2DC2">
          <w:rPr>
            <w:noProof/>
            <w:webHidden/>
          </w:rPr>
          <w:fldChar w:fldCharType="begin"/>
        </w:r>
        <w:r w:rsidR="000C2DC2">
          <w:rPr>
            <w:noProof/>
            <w:webHidden/>
          </w:rPr>
          <w:instrText xml:space="preserve"> PAGEREF _Toc77703344 \h </w:instrText>
        </w:r>
        <w:r w:rsidR="000C2DC2">
          <w:rPr>
            <w:noProof/>
            <w:webHidden/>
          </w:rPr>
        </w:r>
        <w:r w:rsidR="000C2DC2">
          <w:rPr>
            <w:noProof/>
            <w:webHidden/>
          </w:rPr>
          <w:fldChar w:fldCharType="separate"/>
        </w:r>
        <w:r w:rsidR="000C2DC2">
          <w:rPr>
            <w:noProof/>
            <w:webHidden/>
          </w:rPr>
          <w:t>31</w:t>
        </w:r>
        <w:r w:rsidR="000C2DC2">
          <w:rPr>
            <w:noProof/>
            <w:webHidden/>
          </w:rPr>
          <w:fldChar w:fldCharType="end"/>
        </w:r>
      </w:hyperlink>
    </w:p>
    <w:p w14:paraId="66A461B2" w14:textId="77777777" w:rsidR="000C2DC2" w:rsidRDefault="00D94DC2" w:rsidP="000C2DC2">
      <w:pPr>
        <w:pStyle w:val="Verzeichnis3"/>
        <w:tabs>
          <w:tab w:val="left" w:pos="1440"/>
          <w:tab w:val="right" w:leader="dot" w:pos="9062"/>
        </w:tabs>
        <w:rPr>
          <w:rFonts w:asciiTheme="minorHAnsi" w:eastAsiaTheme="minorEastAsia" w:hAnsiTheme="minorHAnsi"/>
          <w:noProof/>
          <w:szCs w:val="24"/>
          <w:lang w:val="de-CH" w:eastAsia="de-DE"/>
        </w:rPr>
      </w:pPr>
      <w:hyperlink w:anchor="_Toc77703345" w:history="1">
        <w:r w:rsidR="000C2DC2" w:rsidRPr="00302B78">
          <w:rPr>
            <w:rStyle w:val="Hyperlink"/>
            <w:noProof/>
          </w:rPr>
          <w:t>5.1.2</w:t>
        </w:r>
        <w:r w:rsidR="000C2DC2">
          <w:rPr>
            <w:rFonts w:asciiTheme="minorHAnsi" w:eastAsiaTheme="minorEastAsia" w:hAnsiTheme="minorHAnsi"/>
            <w:noProof/>
            <w:szCs w:val="24"/>
            <w:lang w:val="de-CH" w:eastAsia="de-DE"/>
          </w:rPr>
          <w:tab/>
        </w:r>
        <w:r w:rsidR="000C2DC2" w:rsidRPr="00302B78">
          <w:rPr>
            <w:rStyle w:val="Hyperlink"/>
            <w:noProof/>
          </w:rPr>
          <w:t>Abhängige Variable</w:t>
        </w:r>
        <w:r w:rsidR="000C2DC2">
          <w:rPr>
            <w:noProof/>
            <w:webHidden/>
          </w:rPr>
          <w:tab/>
        </w:r>
        <w:r w:rsidR="000C2DC2">
          <w:rPr>
            <w:noProof/>
            <w:webHidden/>
          </w:rPr>
          <w:fldChar w:fldCharType="begin"/>
        </w:r>
        <w:r w:rsidR="000C2DC2">
          <w:rPr>
            <w:noProof/>
            <w:webHidden/>
          </w:rPr>
          <w:instrText xml:space="preserve"> PAGEREF _Toc77703345 \h </w:instrText>
        </w:r>
        <w:r w:rsidR="000C2DC2">
          <w:rPr>
            <w:noProof/>
            <w:webHidden/>
          </w:rPr>
        </w:r>
        <w:r w:rsidR="000C2DC2">
          <w:rPr>
            <w:noProof/>
            <w:webHidden/>
          </w:rPr>
          <w:fldChar w:fldCharType="separate"/>
        </w:r>
        <w:r w:rsidR="000C2DC2">
          <w:rPr>
            <w:noProof/>
            <w:webHidden/>
          </w:rPr>
          <w:t>33</w:t>
        </w:r>
        <w:r w:rsidR="000C2DC2">
          <w:rPr>
            <w:noProof/>
            <w:webHidden/>
          </w:rPr>
          <w:fldChar w:fldCharType="end"/>
        </w:r>
      </w:hyperlink>
    </w:p>
    <w:p w14:paraId="4B44D483" w14:textId="77777777" w:rsidR="000C2DC2" w:rsidRDefault="00D94DC2" w:rsidP="000C2DC2">
      <w:pPr>
        <w:pStyle w:val="Verzeichnis3"/>
        <w:tabs>
          <w:tab w:val="left" w:pos="1440"/>
          <w:tab w:val="right" w:leader="dot" w:pos="9062"/>
        </w:tabs>
        <w:rPr>
          <w:rFonts w:asciiTheme="minorHAnsi" w:eastAsiaTheme="minorEastAsia" w:hAnsiTheme="minorHAnsi"/>
          <w:noProof/>
          <w:szCs w:val="24"/>
          <w:lang w:val="de-CH" w:eastAsia="de-DE"/>
        </w:rPr>
      </w:pPr>
      <w:hyperlink w:anchor="_Toc77703346" w:history="1">
        <w:r w:rsidR="000C2DC2" w:rsidRPr="00302B78">
          <w:rPr>
            <w:rStyle w:val="Hyperlink"/>
            <w:noProof/>
          </w:rPr>
          <w:t>5.1.3</w:t>
        </w:r>
        <w:r w:rsidR="000C2DC2">
          <w:rPr>
            <w:rFonts w:asciiTheme="minorHAnsi" w:eastAsiaTheme="minorEastAsia" w:hAnsiTheme="minorHAnsi"/>
            <w:noProof/>
            <w:szCs w:val="24"/>
            <w:lang w:val="de-CH" w:eastAsia="de-DE"/>
          </w:rPr>
          <w:tab/>
        </w:r>
        <w:r w:rsidR="000C2DC2" w:rsidRPr="00302B78">
          <w:rPr>
            <w:rStyle w:val="Hyperlink"/>
            <w:noProof/>
          </w:rPr>
          <w:t>ca</w:t>
        </w:r>
        <w:r w:rsidR="000C2DC2">
          <w:rPr>
            <w:noProof/>
            <w:webHidden/>
          </w:rPr>
          <w:tab/>
        </w:r>
        <w:r w:rsidR="000C2DC2">
          <w:rPr>
            <w:noProof/>
            <w:webHidden/>
          </w:rPr>
          <w:fldChar w:fldCharType="begin"/>
        </w:r>
        <w:r w:rsidR="000C2DC2">
          <w:rPr>
            <w:noProof/>
            <w:webHidden/>
          </w:rPr>
          <w:instrText xml:space="preserve"> PAGEREF _Toc77703346 \h </w:instrText>
        </w:r>
        <w:r w:rsidR="000C2DC2">
          <w:rPr>
            <w:noProof/>
            <w:webHidden/>
          </w:rPr>
        </w:r>
        <w:r w:rsidR="000C2DC2">
          <w:rPr>
            <w:noProof/>
            <w:webHidden/>
          </w:rPr>
          <w:fldChar w:fldCharType="separate"/>
        </w:r>
        <w:r w:rsidR="000C2DC2">
          <w:rPr>
            <w:noProof/>
            <w:webHidden/>
          </w:rPr>
          <w:t>34</w:t>
        </w:r>
        <w:r w:rsidR="000C2DC2">
          <w:rPr>
            <w:noProof/>
            <w:webHidden/>
          </w:rPr>
          <w:fldChar w:fldCharType="end"/>
        </w:r>
      </w:hyperlink>
    </w:p>
    <w:p w14:paraId="2A99802E" w14:textId="77777777" w:rsidR="000C2DC2" w:rsidRDefault="00D94DC2" w:rsidP="000C2DC2">
      <w:pPr>
        <w:pStyle w:val="Verzeichnis2"/>
        <w:tabs>
          <w:tab w:val="left" w:pos="960"/>
          <w:tab w:val="right" w:leader="dot" w:pos="9062"/>
        </w:tabs>
        <w:rPr>
          <w:rFonts w:asciiTheme="minorHAnsi" w:eastAsiaTheme="minorEastAsia" w:hAnsiTheme="minorHAnsi"/>
          <w:noProof/>
          <w:szCs w:val="24"/>
          <w:lang w:val="de-CH" w:eastAsia="de-DE"/>
        </w:rPr>
      </w:pPr>
      <w:hyperlink w:anchor="_Toc77703347" w:history="1">
        <w:r w:rsidR="000C2DC2" w:rsidRPr="00302B78">
          <w:rPr>
            <w:rStyle w:val="Hyperlink"/>
            <w:noProof/>
          </w:rPr>
          <w:t>5.2</w:t>
        </w:r>
        <w:r w:rsidR="000C2DC2">
          <w:rPr>
            <w:rFonts w:asciiTheme="minorHAnsi" w:eastAsiaTheme="minorEastAsia" w:hAnsiTheme="minorHAnsi"/>
            <w:noProof/>
            <w:szCs w:val="24"/>
            <w:lang w:val="de-CH" w:eastAsia="de-DE"/>
          </w:rPr>
          <w:tab/>
        </w:r>
        <w:r w:rsidR="000C2DC2" w:rsidRPr="00302B78">
          <w:rPr>
            <w:rStyle w:val="Hyperlink"/>
            <w:noProof/>
          </w:rPr>
          <w:t>Ergebnisse der qualitativen Datenanalyse</w:t>
        </w:r>
        <w:r w:rsidR="000C2DC2">
          <w:rPr>
            <w:noProof/>
            <w:webHidden/>
          </w:rPr>
          <w:tab/>
        </w:r>
        <w:r w:rsidR="000C2DC2">
          <w:rPr>
            <w:noProof/>
            <w:webHidden/>
          </w:rPr>
          <w:fldChar w:fldCharType="begin"/>
        </w:r>
        <w:r w:rsidR="000C2DC2">
          <w:rPr>
            <w:noProof/>
            <w:webHidden/>
          </w:rPr>
          <w:instrText xml:space="preserve"> PAGEREF _Toc77703347 \h </w:instrText>
        </w:r>
        <w:r w:rsidR="000C2DC2">
          <w:rPr>
            <w:noProof/>
            <w:webHidden/>
          </w:rPr>
        </w:r>
        <w:r w:rsidR="000C2DC2">
          <w:rPr>
            <w:noProof/>
            <w:webHidden/>
          </w:rPr>
          <w:fldChar w:fldCharType="separate"/>
        </w:r>
        <w:r w:rsidR="000C2DC2">
          <w:rPr>
            <w:noProof/>
            <w:webHidden/>
          </w:rPr>
          <w:t>35</w:t>
        </w:r>
        <w:r w:rsidR="000C2DC2">
          <w:rPr>
            <w:noProof/>
            <w:webHidden/>
          </w:rPr>
          <w:fldChar w:fldCharType="end"/>
        </w:r>
      </w:hyperlink>
    </w:p>
    <w:p w14:paraId="5DD72F57" w14:textId="77777777" w:rsidR="000C2DC2" w:rsidRDefault="00D94DC2" w:rsidP="000C2DC2">
      <w:pPr>
        <w:pStyle w:val="Verzeichnis4"/>
        <w:tabs>
          <w:tab w:val="right" w:leader="dot" w:pos="9062"/>
        </w:tabs>
        <w:rPr>
          <w:rFonts w:asciiTheme="minorHAnsi" w:eastAsiaTheme="minorEastAsia" w:hAnsiTheme="minorHAnsi"/>
          <w:noProof/>
          <w:szCs w:val="24"/>
          <w:lang w:val="de-CH" w:eastAsia="de-DE"/>
        </w:rPr>
      </w:pPr>
      <w:hyperlink w:anchor="_Toc77703348" w:history="1">
        <w:r w:rsidR="000C2DC2" w:rsidRPr="00302B78">
          <w:rPr>
            <w:rStyle w:val="Hyperlink"/>
            <w:noProof/>
            <w:lang w:val="en-GB"/>
          </w:rPr>
          <w:t xml:space="preserve">„I actually got to know some of the people after we chatted for a while and I think it's good that we as supporters can talk about our opinions on certain topics." </w:t>
        </w:r>
        <w:r w:rsidR="000C2DC2" w:rsidRPr="00302B78">
          <w:rPr>
            <w:rStyle w:val="Hyperlink"/>
            <w:noProof/>
          </w:rPr>
          <w:t>(30.5.2021, 16:09:30, Pos. 5)</w:t>
        </w:r>
        <w:r w:rsidR="000C2DC2">
          <w:rPr>
            <w:noProof/>
            <w:webHidden/>
          </w:rPr>
          <w:tab/>
        </w:r>
        <w:r w:rsidR="000C2DC2">
          <w:rPr>
            <w:noProof/>
            <w:webHidden/>
          </w:rPr>
          <w:fldChar w:fldCharType="begin"/>
        </w:r>
        <w:r w:rsidR="000C2DC2">
          <w:rPr>
            <w:noProof/>
            <w:webHidden/>
          </w:rPr>
          <w:instrText xml:space="preserve"> PAGEREF _Toc77703348 \h </w:instrText>
        </w:r>
        <w:r w:rsidR="000C2DC2">
          <w:rPr>
            <w:noProof/>
            <w:webHidden/>
          </w:rPr>
        </w:r>
        <w:r w:rsidR="000C2DC2">
          <w:rPr>
            <w:noProof/>
            <w:webHidden/>
          </w:rPr>
          <w:fldChar w:fldCharType="separate"/>
        </w:r>
        <w:r w:rsidR="000C2DC2">
          <w:rPr>
            <w:noProof/>
            <w:webHidden/>
          </w:rPr>
          <w:t>37</w:t>
        </w:r>
        <w:r w:rsidR="000C2DC2">
          <w:rPr>
            <w:noProof/>
            <w:webHidden/>
          </w:rPr>
          <w:fldChar w:fldCharType="end"/>
        </w:r>
      </w:hyperlink>
    </w:p>
    <w:p w14:paraId="233FF326" w14:textId="77777777" w:rsidR="000C2DC2" w:rsidRDefault="00D94DC2" w:rsidP="000C2DC2">
      <w:pPr>
        <w:pStyle w:val="Verzeichnis4"/>
        <w:tabs>
          <w:tab w:val="right" w:leader="dot" w:pos="9062"/>
        </w:tabs>
        <w:rPr>
          <w:rFonts w:asciiTheme="minorHAnsi" w:eastAsiaTheme="minorEastAsia" w:hAnsiTheme="minorHAnsi"/>
          <w:noProof/>
          <w:szCs w:val="24"/>
          <w:lang w:val="de-CH" w:eastAsia="de-DE"/>
        </w:rPr>
      </w:pPr>
      <w:hyperlink w:anchor="_Toc77703349" w:history="1">
        <w:r w:rsidR="000C2DC2" w:rsidRPr="00302B78">
          <w:rPr>
            <w:rStyle w:val="Hyperlink"/>
            <w:noProof/>
          </w:rPr>
          <w:t>Bei der Frage nach den Gründen für das Abschließen von Subskriptionen, also der Entscheidung eine Unterstützung zu beenden,</w:t>
        </w:r>
        <w:r w:rsidR="000C2DC2">
          <w:rPr>
            <w:noProof/>
            <w:webHidden/>
          </w:rPr>
          <w:tab/>
        </w:r>
        <w:r w:rsidR="000C2DC2">
          <w:rPr>
            <w:noProof/>
            <w:webHidden/>
          </w:rPr>
          <w:fldChar w:fldCharType="begin"/>
        </w:r>
        <w:r w:rsidR="000C2DC2">
          <w:rPr>
            <w:noProof/>
            <w:webHidden/>
          </w:rPr>
          <w:instrText xml:space="preserve"> PAGEREF _Toc77703349 \h </w:instrText>
        </w:r>
        <w:r w:rsidR="000C2DC2">
          <w:rPr>
            <w:noProof/>
            <w:webHidden/>
          </w:rPr>
        </w:r>
        <w:r w:rsidR="000C2DC2">
          <w:rPr>
            <w:noProof/>
            <w:webHidden/>
          </w:rPr>
          <w:fldChar w:fldCharType="separate"/>
        </w:r>
        <w:r w:rsidR="000C2DC2">
          <w:rPr>
            <w:noProof/>
            <w:webHidden/>
          </w:rPr>
          <w:t>37</w:t>
        </w:r>
        <w:r w:rsidR="000C2DC2">
          <w:rPr>
            <w:noProof/>
            <w:webHidden/>
          </w:rPr>
          <w:fldChar w:fldCharType="end"/>
        </w:r>
      </w:hyperlink>
    </w:p>
    <w:p w14:paraId="675FCAC6" w14:textId="77777777" w:rsidR="000C2DC2" w:rsidRDefault="00D94DC2" w:rsidP="000C2DC2">
      <w:pPr>
        <w:pStyle w:val="Verzeichnis1"/>
        <w:tabs>
          <w:tab w:val="left" w:pos="480"/>
          <w:tab w:val="right" w:leader="dot" w:pos="9062"/>
        </w:tabs>
        <w:rPr>
          <w:rFonts w:asciiTheme="minorHAnsi" w:eastAsiaTheme="minorEastAsia" w:hAnsiTheme="minorHAnsi"/>
          <w:noProof/>
          <w:szCs w:val="24"/>
          <w:lang w:val="de-CH" w:eastAsia="de-DE"/>
        </w:rPr>
      </w:pPr>
      <w:hyperlink w:anchor="_Toc77703350" w:history="1">
        <w:r w:rsidR="000C2DC2" w:rsidRPr="00302B78">
          <w:rPr>
            <w:rStyle w:val="Hyperlink"/>
            <w:noProof/>
          </w:rPr>
          <w:t>6</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Diskussion</w:t>
        </w:r>
        <w:r w:rsidR="000C2DC2">
          <w:rPr>
            <w:noProof/>
            <w:webHidden/>
          </w:rPr>
          <w:tab/>
        </w:r>
        <w:r w:rsidR="000C2DC2">
          <w:rPr>
            <w:noProof/>
            <w:webHidden/>
          </w:rPr>
          <w:fldChar w:fldCharType="begin"/>
        </w:r>
        <w:r w:rsidR="000C2DC2">
          <w:rPr>
            <w:noProof/>
            <w:webHidden/>
          </w:rPr>
          <w:instrText xml:space="preserve"> PAGEREF _Toc77703350 \h </w:instrText>
        </w:r>
        <w:r w:rsidR="000C2DC2">
          <w:rPr>
            <w:noProof/>
            <w:webHidden/>
          </w:rPr>
        </w:r>
        <w:r w:rsidR="000C2DC2">
          <w:rPr>
            <w:noProof/>
            <w:webHidden/>
          </w:rPr>
          <w:fldChar w:fldCharType="separate"/>
        </w:r>
        <w:r w:rsidR="000C2DC2">
          <w:rPr>
            <w:noProof/>
            <w:webHidden/>
          </w:rPr>
          <w:t>38</w:t>
        </w:r>
        <w:r w:rsidR="000C2DC2">
          <w:rPr>
            <w:noProof/>
            <w:webHidden/>
          </w:rPr>
          <w:fldChar w:fldCharType="end"/>
        </w:r>
      </w:hyperlink>
    </w:p>
    <w:p w14:paraId="60F30331" w14:textId="77777777" w:rsidR="000C2DC2" w:rsidRDefault="00D94DC2" w:rsidP="000C2DC2">
      <w:pPr>
        <w:pStyle w:val="Verzeichnis1"/>
        <w:tabs>
          <w:tab w:val="left" w:pos="480"/>
          <w:tab w:val="right" w:leader="dot" w:pos="9062"/>
        </w:tabs>
        <w:rPr>
          <w:rFonts w:asciiTheme="minorHAnsi" w:eastAsiaTheme="minorEastAsia" w:hAnsiTheme="minorHAnsi"/>
          <w:noProof/>
          <w:szCs w:val="24"/>
          <w:lang w:val="de-CH" w:eastAsia="de-DE"/>
        </w:rPr>
      </w:pPr>
      <w:hyperlink w:anchor="_Toc77703353" w:history="1">
        <w:r w:rsidR="000C2DC2" w:rsidRPr="00302B78">
          <w:rPr>
            <w:rStyle w:val="Hyperlink"/>
            <w:noProof/>
          </w:rPr>
          <w:t>7</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Fazit</w:t>
        </w:r>
        <w:r w:rsidR="000C2DC2">
          <w:rPr>
            <w:noProof/>
            <w:webHidden/>
          </w:rPr>
          <w:tab/>
        </w:r>
        <w:r w:rsidR="000C2DC2">
          <w:rPr>
            <w:noProof/>
            <w:webHidden/>
          </w:rPr>
          <w:fldChar w:fldCharType="begin"/>
        </w:r>
        <w:r w:rsidR="000C2DC2">
          <w:rPr>
            <w:noProof/>
            <w:webHidden/>
          </w:rPr>
          <w:instrText xml:space="preserve"> PAGEREF _Toc77703353 \h </w:instrText>
        </w:r>
        <w:r w:rsidR="000C2DC2">
          <w:rPr>
            <w:noProof/>
            <w:webHidden/>
          </w:rPr>
        </w:r>
        <w:r w:rsidR="000C2DC2">
          <w:rPr>
            <w:noProof/>
            <w:webHidden/>
          </w:rPr>
          <w:fldChar w:fldCharType="separate"/>
        </w:r>
        <w:r w:rsidR="000C2DC2">
          <w:rPr>
            <w:noProof/>
            <w:webHidden/>
          </w:rPr>
          <w:t>39</w:t>
        </w:r>
        <w:r w:rsidR="000C2DC2">
          <w:rPr>
            <w:noProof/>
            <w:webHidden/>
          </w:rPr>
          <w:fldChar w:fldCharType="end"/>
        </w:r>
      </w:hyperlink>
    </w:p>
    <w:p w14:paraId="65CE52E7" w14:textId="77777777" w:rsidR="000C2DC2" w:rsidRDefault="00D94DC2" w:rsidP="000C2DC2">
      <w:pPr>
        <w:pStyle w:val="Verzeichnis1"/>
        <w:tabs>
          <w:tab w:val="left" w:pos="480"/>
          <w:tab w:val="right" w:leader="dot" w:pos="9062"/>
        </w:tabs>
        <w:rPr>
          <w:rFonts w:asciiTheme="minorHAnsi" w:eastAsiaTheme="minorEastAsia" w:hAnsiTheme="minorHAnsi"/>
          <w:noProof/>
          <w:szCs w:val="24"/>
          <w:lang w:val="de-CH" w:eastAsia="de-DE"/>
        </w:rPr>
      </w:pPr>
      <w:hyperlink w:anchor="_Toc77703354" w:history="1">
        <w:r w:rsidR="000C2DC2" w:rsidRPr="00302B78">
          <w:rPr>
            <w:rStyle w:val="Hyperlink"/>
            <w:rFonts w:asciiTheme="minorBidi" w:hAnsiTheme="minorBidi"/>
            <w:noProof/>
          </w:rPr>
          <w:t>8</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 xml:space="preserve">Formatvorlagen und Anleitungen </w:t>
        </w:r>
        <w:r w:rsidR="000C2DC2" w:rsidRPr="00302B78">
          <w:rPr>
            <w:rStyle w:val="Hyperlink"/>
            <w:rFonts w:asciiTheme="minorBidi" w:hAnsiTheme="minorBidi"/>
            <w:noProof/>
          </w:rPr>
          <w:sym w:font="Wingdings" w:char="F0E0"/>
        </w:r>
        <w:r w:rsidR="000C2DC2" w:rsidRPr="00302B78">
          <w:rPr>
            <w:rStyle w:val="Hyperlink"/>
            <w:rFonts w:asciiTheme="minorBidi" w:hAnsiTheme="minorBidi"/>
            <w:noProof/>
          </w:rPr>
          <w:t xml:space="preserve"> nicht Löschen!</w:t>
        </w:r>
        <w:r w:rsidR="000C2DC2">
          <w:rPr>
            <w:noProof/>
            <w:webHidden/>
          </w:rPr>
          <w:tab/>
        </w:r>
        <w:r w:rsidR="000C2DC2">
          <w:rPr>
            <w:noProof/>
            <w:webHidden/>
          </w:rPr>
          <w:fldChar w:fldCharType="begin"/>
        </w:r>
        <w:r w:rsidR="000C2DC2">
          <w:rPr>
            <w:noProof/>
            <w:webHidden/>
          </w:rPr>
          <w:instrText xml:space="preserve"> PAGEREF _Toc77703354 \h </w:instrText>
        </w:r>
        <w:r w:rsidR="000C2DC2">
          <w:rPr>
            <w:noProof/>
            <w:webHidden/>
          </w:rPr>
        </w:r>
        <w:r w:rsidR="000C2DC2">
          <w:rPr>
            <w:noProof/>
            <w:webHidden/>
          </w:rPr>
          <w:fldChar w:fldCharType="separate"/>
        </w:r>
        <w:r w:rsidR="000C2DC2">
          <w:rPr>
            <w:noProof/>
            <w:webHidden/>
          </w:rPr>
          <w:t>40</w:t>
        </w:r>
        <w:r w:rsidR="000C2DC2">
          <w:rPr>
            <w:noProof/>
            <w:webHidden/>
          </w:rPr>
          <w:fldChar w:fldCharType="end"/>
        </w:r>
      </w:hyperlink>
    </w:p>
    <w:p w14:paraId="374F5B88" w14:textId="77777777" w:rsidR="000C2DC2" w:rsidRDefault="00D94DC2" w:rsidP="000C2DC2">
      <w:pPr>
        <w:pStyle w:val="Verzeichnis2"/>
        <w:tabs>
          <w:tab w:val="left" w:pos="960"/>
          <w:tab w:val="right" w:leader="dot" w:pos="9062"/>
        </w:tabs>
        <w:rPr>
          <w:rFonts w:asciiTheme="minorHAnsi" w:eastAsiaTheme="minorEastAsia" w:hAnsiTheme="minorHAnsi"/>
          <w:noProof/>
          <w:szCs w:val="24"/>
          <w:lang w:val="de-CH" w:eastAsia="de-DE"/>
        </w:rPr>
      </w:pPr>
      <w:hyperlink w:anchor="_Toc77703355" w:history="1">
        <w:r w:rsidR="000C2DC2" w:rsidRPr="00302B78">
          <w:rPr>
            <w:rStyle w:val="Hyperlink"/>
            <w:noProof/>
          </w:rPr>
          <w:t>8.1</w:t>
        </w:r>
        <w:r w:rsidR="000C2DC2">
          <w:rPr>
            <w:rFonts w:asciiTheme="minorHAnsi" w:eastAsiaTheme="minorEastAsia" w:hAnsiTheme="minorHAnsi"/>
            <w:noProof/>
            <w:szCs w:val="24"/>
            <w:lang w:val="de-CH" w:eastAsia="de-DE"/>
          </w:rPr>
          <w:tab/>
        </w:r>
        <w:r w:rsidR="000C2DC2" w:rsidRPr="00302B78">
          <w:rPr>
            <w:rStyle w:val="Hyperlink"/>
            <w:noProof/>
          </w:rPr>
          <w:t>Beschriftung von Abbildungen und Tabellen</w:t>
        </w:r>
        <w:r w:rsidR="000C2DC2">
          <w:rPr>
            <w:noProof/>
            <w:webHidden/>
          </w:rPr>
          <w:tab/>
        </w:r>
        <w:r w:rsidR="000C2DC2">
          <w:rPr>
            <w:noProof/>
            <w:webHidden/>
          </w:rPr>
          <w:fldChar w:fldCharType="begin"/>
        </w:r>
        <w:r w:rsidR="000C2DC2">
          <w:rPr>
            <w:noProof/>
            <w:webHidden/>
          </w:rPr>
          <w:instrText xml:space="preserve"> PAGEREF _Toc77703355 \h </w:instrText>
        </w:r>
        <w:r w:rsidR="000C2DC2">
          <w:rPr>
            <w:noProof/>
            <w:webHidden/>
          </w:rPr>
        </w:r>
        <w:r w:rsidR="000C2DC2">
          <w:rPr>
            <w:noProof/>
            <w:webHidden/>
          </w:rPr>
          <w:fldChar w:fldCharType="separate"/>
        </w:r>
        <w:r w:rsidR="000C2DC2">
          <w:rPr>
            <w:noProof/>
            <w:webHidden/>
          </w:rPr>
          <w:t>41</w:t>
        </w:r>
        <w:r w:rsidR="000C2DC2">
          <w:rPr>
            <w:noProof/>
            <w:webHidden/>
          </w:rPr>
          <w:fldChar w:fldCharType="end"/>
        </w:r>
      </w:hyperlink>
    </w:p>
    <w:p w14:paraId="7A7754A8" w14:textId="77777777" w:rsidR="000C2DC2" w:rsidRDefault="00D94DC2" w:rsidP="000C2DC2">
      <w:pPr>
        <w:pStyle w:val="Verzeichnis2"/>
        <w:tabs>
          <w:tab w:val="left" w:pos="960"/>
          <w:tab w:val="right" w:leader="dot" w:pos="9062"/>
        </w:tabs>
        <w:rPr>
          <w:rFonts w:asciiTheme="minorHAnsi" w:eastAsiaTheme="minorEastAsia" w:hAnsiTheme="minorHAnsi"/>
          <w:noProof/>
          <w:szCs w:val="24"/>
          <w:lang w:val="de-CH" w:eastAsia="de-DE"/>
        </w:rPr>
      </w:pPr>
      <w:hyperlink w:anchor="_Toc77703356" w:history="1">
        <w:r w:rsidR="000C2DC2" w:rsidRPr="00302B78">
          <w:rPr>
            <w:rStyle w:val="Hyperlink"/>
            <w:noProof/>
          </w:rPr>
          <w:t>8.2</w:t>
        </w:r>
        <w:r w:rsidR="000C2DC2">
          <w:rPr>
            <w:rFonts w:asciiTheme="minorHAnsi" w:eastAsiaTheme="minorEastAsia" w:hAnsiTheme="minorHAnsi"/>
            <w:noProof/>
            <w:szCs w:val="24"/>
            <w:lang w:val="de-CH" w:eastAsia="de-DE"/>
          </w:rPr>
          <w:tab/>
        </w:r>
        <w:r w:rsidR="000C2DC2" w:rsidRPr="00302B78">
          <w:rPr>
            <w:rStyle w:val="Hyperlink"/>
            <w:noProof/>
          </w:rPr>
          <w:t>Beschriftung von Formeln</w:t>
        </w:r>
        <w:r w:rsidR="000C2DC2">
          <w:rPr>
            <w:noProof/>
            <w:webHidden/>
          </w:rPr>
          <w:tab/>
        </w:r>
        <w:r w:rsidR="000C2DC2">
          <w:rPr>
            <w:noProof/>
            <w:webHidden/>
          </w:rPr>
          <w:fldChar w:fldCharType="begin"/>
        </w:r>
        <w:r w:rsidR="000C2DC2">
          <w:rPr>
            <w:noProof/>
            <w:webHidden/>
          </w:rPr>
          <w:instrText xml:space="preserve"> PAGEREF _Toc77703356 \h </w:instrText>
        </w:r>
        <w:r w:rsidR="000C2DC2">
          <w:rPr>
            <w:noProof/>
            <w:webHidden/>
          </w:rPr>
        </w:r>
        <w:r w:rsidR="000C2DC2">
          <w:rPr>
            <w:noProof/>
            <w:webHidden/>
          </w:rPr>
          <w:fldChar w:fldCharType="separate"/>
        </w:r>
        <w:r w:rsidR="000C2DC2">
          <w:rPr>
            <w:noProof/>
            <w:webHidden/>
          </w:rPr>
          <w:t>42</w:t>
        </w:r>
        <w:r w:rsidR="000C2DC2">
          <w:rPr>
            <w:noProof/>
            <w:webHidden/>
          </w:rPr>
          <w:fldChar w:fldCharType="end"/>
        </w:r>
      </w:hyperlink>
    </w:p>
    <w:p w14:paraId="4EF7B295" w14:textId="77777777" w:rsidR="000C2DC2" w:rsidRDefault="00D94DC2" w:rsidP="000C2DC2">
      <w:pPr>
        <w:pStyle w:val="Verzeichnis3"/>
        <w:tabs>
          <w:tab w:val="left" w:pos="1200"/>
          <w:tab w:val="right" w:leader="dot" w:pos="9062"/>
        </w:tabs>
        <w:rPr>
          <w:rFonts w:asciiTheme="minorHAnsi" w:eastAsiaTheme="minorEastAsia" w:hAnsiTheme="minorHAnsi"/>
          <w:noProof/>
          <w:szCs w:val="24"/>
          <w:lang w:val="de-CH" w:eastAsia="de-DE"/>
        </w:rPr>
      </w:pPr>
      <w:hyperlink w:anchor="_Toc77703357" w:history="1">
        <w:r w:rsidR="000C2DC2" w:rsidRPr="00302B78">
          <w:rPr>
            <w:rStyle w:val="Hyperlink"/>
            <w:rFonts w:asciiTheme="minorBidi" w:hAnsiTheme="minorBidi"/>
            <w:noProof/>
          </w:rPr>
          <w:t>8.2.1</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Gliederungspunkt 1.2.1</w:t>
        </w:r>
        <w:r w:rsidR="000C2DC2">
          <w:rPr>
            <w:noProof/>
            <w:webHidden/>
          </w:rPr>
          <w:tab/>
        </w:r>
        <w:r w:rsidR="000C2DC2">
          <w:rPr>
            <w:noProof/>
            <w:webHidden/>
          </w:rPr>
          <w:fldChar w:fldCharType="begin"/>
        </w:r>
        <w:r w:rsidR="000C2DC2">
          <w:rPr>
            <w:noProof/>
            <w:webHidden/>
          </w:rPr>
          <w:instrText xml:space="preserve"> PAGEREF _Toc77703357 \h </w:instrText>
        </w:r>
        <w:r w:rsidR="000C2DC2">
          <w:rPr>
            <w:noProof/>
            <w:webHidden/>
          </w:rPr>
        </w:r>
        <w:r w:rsidR="000C2DC2">
          <w:rPr>
            <w:noProof/>
            <w:webHidden/>
          </w:rPr>
          <w:fldChar w:fldCharType="separate"/>
        </w:r>
        <w:r w:rsidR="000C2DC2">
          <w:rPr>
            <w:noProof/>
            <w:webHidden/>
          </w:rPr>
          <w:t>42</w:t>
        </w:r>
        <w:r w:rsidR="000C2DC2">
          <w:rPr>
            <w:noProof/>
            <w:webHidden/>
          </w:rPr>
          <w:fldChar w:fldCharType="end"/>
        </w:r>
      </w:hyperlink>
    </w:p>
    <w:p w14:paraId="0F8ADA38" w14:textId="77777777" w:rsidR="000C2DC2" w:rsidRDefault="00D94DC2" w:rsidP="000C2DC2">
      <w:pPr>
        <w:pStyle w:val="Verzeichnis3"/>
        <w:tabs>
          <w:tab w:val="left" w:pos="1200"/>
          <w:tab w:val="right" w:leader="dot" w:pos="9062"/>
        </w:tabs>
        <w:rPr>
          <w:rFonts w:asciiTheme="minorHAnsi" w:eastAsiaTheme="minorEastAsia" w:hAnsiTheme="minorHAnsi"/>
          <w:noProof/>
          <w:szCs w:val="24"/>
          <w:lang w:val="de-CH" w:eastAsia="de-DE"/>
        </w:rPr>
      </w:pPr>
      <w:hyperlink w:anchor="_Toc77703358" w:history="1">
        <w:r w:rsidR="000C2DC2" w:rsidRPr="00302B78">
          <w:rPr>
            <w:rStyle w:val="Hyperlink"/>
            <w:rFonts w:asciiTheme="minorBidi" w:hAnsiTheme="minorBidi"/>
            <w:noProof/>
            <w:lang w:val="en-US"/>
          </w:rPr>
          <w:t>8.2.2</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 xml:space="preserve">Gliederungspunkt </w:t>
        </w:r>
        <w:r w:rsidR="000C2DC2" w:rsidRPr="00302B78">
          <w:rPr>
            <w:rStyle w:val="Hyperlink"/>
            <w:rFonts w:asciiTheme="minorBidi" w:hAnsiTheme="minorBidi"/>
            <w:noProof/>
            <w:lang w:val="en-US"/>
          </w:rPr>
          <w:t>1.2.2</w:t>
        </w:r>
        <w:r w:rsidR="000C2DC2">
          <w:rPr>
            <w:noProof/>
            <w:webHidden/>
          </w:rPr>
          <w:tab/>
        </w:r>
        <w:r w:rsidR="000C2DC2">
          <w:rPr>
            <w:noProof/>
            <w:webHidden/>
          </w:rPr>
          <w:fldChar w:fldCharType="begin"/>
        </w:r>
        <w:r w:rsidR="000C2DC2">
          <w:rPr>
            <w:noProof/>
            <w:webHidden/>
          </w:rPr>
          <w:instrText xml:space="preserve"> PAGEREF _Toc77703358 \h </w:instrText>
        </w:r>
        <w:r w:rsidR="000C2DC2">
          <w:rPr>
            <w:noProof/>
            <w:webHidden/>
          </w:rPr>
        </w:r>
        <w:r w:rsidR="000C2DC2">
          <w:rPr>
            <w:noProof/>
            <w:webHidden/>
          </w:rPr>
          <w:fldChar w:fldCharType="separate"/>
        </w:r>
        <w:r w:rsidR="000C2DC2">
          <w:rPr>
            <w:noProof/>
            <w:webHidden/>
          </w:rPr>
          <w:t>42</w:t>
        </w:r>
        <w:r w:rsidR="000C2DC2">
          <w:rPr>
            <w:noProof/>
            <w:webHidden/>
          </w:rPr>
          <w:fldChar w:fldCharType="end"/>
        </w:r>
      </w:hyperlink>
    </w:p>
    <w:p w14:paraId="5CE252E2" w14:textId="77777777" w:rsidR="000C2DC2" w:rsidRDefault="00D94DC2" w:rsidP="000C2DC2">
      <w:pPr>
        <w:pStyle w:val="Verzeichnis4"/>
        <w:tabs>
          <w:tab w:val="left" w:pos="1680"/>
          <w:tab w:val="right" w:leader="dot" w:pos="9062"/>
        </w:tabs>
        <w:rPr>
          <w:rFonts w:asciiTheme="minorHAnsi" w:eastAsiaTheme="minorEastAsia" w:hAnsiTheme="minorHAnsi"/>
          <w:noProof/>
          <w:szCs w:val="24"/>
          <w:lang w:val="de-CH" w:eastAsia="de-DE"/>
        </w:rPr>
      </w:pPr>
      <w:hyperlink w:anchor="_Toc77703359" w:history="1">
        <w:r w:rsidR="000C2DC2" w:rsidRPr="00302B78">
          <w:rPr>
            <w:rStyle w:val="Hyperlink"/>
            <w:rFonts w:asciiTheme="minorBidi" w:hAnsiTheme="minorBidi"/>
            <w:noProof/>
          </w:rPr>
          <w:t>8.2.2.1</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Gliederungspunkt 1.2.2.1</w:t>
        </w:r>
        <w:r w:rsidR="000C2DC2">
          <w:rPr>
            <w:noProof/>
            <w:webHidden/>
          </w:rPr>
          <w:tab/>
        </w:r>
        <w:r w:rsidR="000C2DC2">
          <w:rPr>
            <w:noProof/>
            <w:webHidden/>
          </w:rPr>
          <w:fldChar w:fldCharType="begin"/>
        </w:r>
        <w:r w:rsidR="000C2DC2">
          <w:rPr>
            <w:noProof/>
            <w:webHidden/>
          </w:rPr>
          <w:instrText xml:space="preserve"> PAGEREF _Toc77703359 \h </w:instrText>
        </w:r>
        <w:r w:rsidR="000C2DC2">
          <w:rPr>
            <w:noProof/>
            <w:webHidden/>
          </w:rPr>
        </w:r>
        <w:r w:rsidR="000C2DC2">
          <w:rPr>
            <w:noProof/>
            <w:webHidden/>
          </w:rPr>
          <w:fldChar w:fldCharType="separate"/>
        </w:r>
        <w:r w:rsidR="000C2DC2">
          <w:rPr>
            <w:noProof/>
            <w:webHidden/>
          </w:rPr>
          <w:t>42</w:t>
        </w:r>
        <w:r w:rsidR="000C2DC2">
          <w:rPr>
            <w:noProof/>
            <w:webHidden/>
          </w:rPr>
          <w:fldChar w:fldCharType="end"/>
        </w:r>
      </w:hyperlink>
    </w:p>
    <w:p w14:paraId="71929F4F" w14:textId="77777777" w:rsidR="000C2DC2" w:rsidRDefault="00D94DC2" w:rsidP="000C2DC2">
      <w:pPr>
        <w:pStyle w:val="Verzeichnis4"/>
        <w:tabs>
          <w:tab w:val="left" w:pos="1680"/>
          <w:tab w:val="right" w:leader="dot" w:pos="9062"/>
        </w:tabs>
        <w:rPr>
          <w:rFonts w:asciiTheme="minorHAnsi" w:eastAsiaTheme="minorEastAsia" w:hAnsiTheme="minorHAnsi"/>
          <w:noProof/>
          <w:szCs w:val="24"/>
          <w:lang w:val="de-CH" w:eastAsia="de-DE"/>
        </w:rPr>
      </w:pPr>
      <w:hyperlink w:anchor="_Toc77703360" w:history="1">
        <w:r w:rsidR="000C2DC2" w:rsidRPr="00302B78">
          <w:rPr>
            <w:rStyle w:val="Hyperlink"/>
            <w:rFonts w:asciiTheme="minorBidi" w:hAnsiTheme="minorBidi"/>
            <w:noProof/>
          </w:rPr>
          <w:t>8.2.2.2</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Gliederungspunkt 1.2.2.2</w:t>
        </w:r>
        <w:r w:rsidR="000C2DC2">
          <w:rPr>
            <w:noProof/>
            <w:webHidden/>
          </w:rPr>
          <w:tab/>
        </w:r>
        <w:r w:rsidR="000C2DC2">
          <w:rPr>
            <w:noProof/>
            <w:webHidden/>
          </w:rPr>
          <w:fldChar w:fldCharType="begin"/>
        </w:r>
        <w:r w:rsidR="000C2DC2">
          <w:rPr>
            <w:noProof/>
            <w:webHidden/>
          </w:rPr>
          <w:instrText xml:space="preserve"> PAGEREF _Toc77703360 \h </w:instrText>
        </w:r>
        <w:r w:rsidR="000C2DC2">
          <w:rPr>
            <w:noProof/>
            <w:webHidden/>
          </w:rPr>
        </w:r>
        <w:r w:rsidR="000C2DC2">
          <w:rPr>
            <w:noProof/>
            <w:webHidden/>
          </w:rPr>
          <w:fldChar w:fldCharType="separate"/>
        </w:r>
        <w:r w:rsidR="000C2DC2">
          <w:rPr>
            <w:noProof/>
            <w:webHidden/>
          </w:rPr>
          <w:t>42</w:t>
        </w:r>
        <w:r w:rsidR="000C2DC2">
          <w:rPr>
            <w:noProof/>
            <w:webHidden/>
          </w:rPr>
          <w:fldChar w:fldCharType="end"/>
        </w:r>
      </w:hyperlink>
    </w:p>
    <w:p w14:paraId="20F69987" w14:textId="77777777" w:rsidR="000C2DC2" w:rsidRDefault="00D94DC2" w:rsidP="000C2DC2">
      <w:pPr>
        <w:pStyle w:val="Verzeichnis1"/>
        <w:tabs>
          <w:tab w:val="left" w:pos="480"/>
          <w:tab w:val="right" w:leader="dot" w:pos="9062"/>
        </w:tabs>
        <w:rPr>
          <w:rFonts w:asciiTheme="minorHAnsi" w:eastAsiaTheme="minorEastAsia" w:hAnsiTheme="minorHAnsi"/>
          <w:noProof/>
          <w:szCs w:val="24"/>
          <w:lang w:val="de-CH" w:eastAsia="de-DE"/>
        </w:rPr>
      </w:pPr>
      <w:hyperlink w:anchor="_Toc77703361" w:history="1">
        <w:r w:rsidR="000C2DC2" w:rsidRPr="00302B78">
          <w:rPr>
            <w:rStyle w:val="Hyperlink"/>
            <w:rFonts w:asciiTheme="minorBidi" w:hAnsiTheme="minorBidi"/>
            <w:noProof/>
          </w:rPr>
          <w:t>9</w:t>
        </w:r>
        <w:r w:rsidR="000C2DC2">
          <w:rPr>
            <w:rFonts w:asciiTheme="minorHAnsi" w:eastAsiaTheme="minorEastAsia" w:hAnsiTheme="minorHAnsi"/>
            <w:noProof/>
            <w:szCs w:val="24"/>
            <w:lang w:val="de-CH" w:eastAsia="de-DE"/>
          </w:rPr>
          <w:tab/>
        </w:r>
        <w:r w:rsidR="000C2DC2" w:rsidRPr="00302B78">
          <w:rPr>
            <w:rStyle w:val="Hyperlink"/>
            <w:rFonts w:asciiTheme="minorBidi" w:hAnsiTheme="minorBidi"/>
            <w:noProof/>
          </w:rPr>
          <w:t>Gliederungspunkt 2</w:t>
        </w:r>
        <w:r w:rsidR="000C2DC2">
          <w:rPr>
            <w:noProof/>
            <w:webHidden/>
          </w:rPr>
          <w:tab/>
        </w:r>
        <w:r w:rsidR="000C2DC2">
          <w:rPr>
            <w:noProof/>
            <w:webHidden/>
          </w:rPr>
          <w:fldChar w:fldCharType="begin"/>
        </w:r>
        <w:r w:rsidR="000C2DC2">
          <w:rPr>
            <w:noProof/>
            <w:webHidden/>
          </w:rPr>
          <w:instrText xml:space="preserve"> PAGEREF _Toc77703361 \h </w:instrText>
        </w:r>
        <w:r w:rsidR="000C2DC2">
          <w:rPr>
            <w:noProof/>
            <w:webHidden/>
          </w:rPr>
        </w:r>
        <w:r w:rsidR="000C2DC2">
          <w:rPr>
            <w:noProof/>
            <w:webHidden/>
          </w:rPr>
          <w:fldChar w:fldCharType="separate"/>
        </w:r>
        <w:r w:rsidR="000C2DC2">
          <w:rPr>
            <w:noProof/>
            <w:webHidden/>
          </w:rPr>
          <w:t>43</w:t>
        </w:r>
        <w:r w:rsidR="000C2DC2">
          <w:rPr>
            <w:noProof/>
            <w:webHidden/>
          </w:rPr>
          <w:fldChar w:fldCharType="end"/>
        </w:r>
      </w:hyperlink>
    </w:p>
    <w:p w14:paraId="2F6CA563" w14:textId="77777777" w:rsidR="000C2DC2" w:rsidRDefault="00D94DC2" w:rsidP="000C2DC2">
      <w:pPr>
        <w:pStyle w:val="Verzeichnis1"/>
        <w:tabs>
          <w:tab w:val="right" w:leader="dot" w:pos="9062"/>
        </w:tabs>
        <w:rPr>
          <w:rFonts w:asciiTheme="minorHAnsi" w:eastAsiaTheme="minorEastAsia" w:hAnsiTheme="minorHAnsi"/>
          <w:noProof/>
          <w:szCs w:val="24"/>
          <w:lang w:val="de-CH" w:eastAsia="de-DE"/>
        </w:rPr>
      </w:pPr>
      <w:hyperlink w:anchor="_Toc77703362" w:history="1">
        <w:r w:rsidR="000C2DC2" w:rsidRPr="00302B78">
          <w:rPr>
            <w:rStyle w:val="Hyperlink"/>
            <w:rFonts w:asciiTheme="minorBidi" w:hAnsiTheme="minorBidi"/>
            <w:noProof/>
          </w:rPr>
          <w:t>Literaturverzeichnis</w:t>
        </w:r>
        <w:r w:rsidR="000C2DC2">
          <w:rPr>
            <w:noProof/>
            <w:webHidden/>
          </w:rPr>
          <w:tab/>
        </w:r>
        <w:r w:rsidR="000C2DC2">
          <w:rPr>
            <w:noProof/>
            <w:webHidden/>
          </w:rPr>
          <w:fldChar w:fldCharType="begin"/>
        </w:r>
        <w:r w:rsidR="000C2DC2">
          <w:rPr>
            <w:noProof/>
            <w:webHidden/>
          </w:rPr>
          <w:instrText xml:space="preserve"> PAGEREF _Toc77703362 \h </w:instrText>
        </w:r>
        <w:r w:rsidR="000C2DC2">
          <w:rPr>
            <w:noProof/>
            <w:webHidden/>
          </w:rPr>
        </w:r>
        <w:r w:rsidR="000C2DC2">
          <w:rPr>
            <w:noProof/>
            <w:webHidden/>
          </w:rPr>
          <w:fldChar w:fldCharType="separate"/>
        </w:r>
        <w:r w:rsidR="000C2DC2">
          <w:rPr>
            <w:noProof/>
            <w:webHidden/>
          </w:rPr>
          <w:t>44</w:t>
        </w:r>
        <w:r w:rsidR="000C2DC2">
          <w:rPr>
            <w:noProof/>
            <w:webHidden/>
          </w:rPr>
          <w:fldChar w:fldCharType="end"/>
        </w:r>
      </w:hyperlink>
    </w:p>
    <w:p w14:paraId="76119C88" w14:textId="77777777" w:rsidR="000C2DC2" w:rsidRDefault="00D94DC2" w:rsidP="000C2DC2">
      <w:pPr>
        <w:pStyle w:val="Verzeichnis1"/>
        <w:tabs>
          <w:tab w:val="right" w:leader="dot" w:pos="9062"/>
        </w:tabs>
        <w:rPr>
          <w:rFonts w:asciiTheme="minorHAnsi" w:eastAsiaTheme="minorEastAsia" w:hAnsiTheme="minorHAnsi"/>
          <w:noProof/>
          <w:szCs w:val="24"/>
          <w:lang w:val="de-CH" w:eastAsia="de-DE"/>
        </w:rPr>
      </w:pPr>
      <w:hyperlink w:anchor="_Toc77703363" w:history="1">
        <w:r w:rsidR="000C2DC2" w:rsidRPr="00302B78">
          <w:rPr>
            <w:rStyle w:val="Hyperlink"/>
            <w:rFonts w:asciiTheme="minorBidi" w:hAnsiTheme="minorBidi"/>
            <w:noProof/>
          </w:rPr>
          <w:t>Anhang: Fragebogen</w:t>
        </w:r>
        <w:r w:rsidR="000C2DC2">
          <w:rPr>
            <w:noProof/>
            <w:webHidden/>
          </w:rPr>
          <w:tab/>
        </w:r>
        <w:r w:rsidR="000C2DC2">
          <w:rPr>
            <w:noProof/>
            <w:webHidden/>
          </w:rPr>
          <w:fldChar w:fldCharType="begin"/>
        </w:r>
        <w:r w:rsidR="000C2DC2">
          <w:rPr>
            <w:noProof/>
            <w:webHidden/>
          </w:rPr>
          <w:instrText xml:space="preserve"> PAGEREF _Toc77703363 \h </w:instrText>
        </w:r>
        <w:r w:rsidR="000C2DC2">
          <w:rPr>
            <w:noProof/>
            <w:webHidden/>
          </w:rPr>
        </w:r>
        <w:r w:rsidR="000C2DC2">
          <w:rPr>
            <w:noProof/>
            <w:webHidden/>
          </w:rPr>
          <w:fldChar w:fldCharType="separate"/>
        </w:r>
        <w:r w:rsidR="000C2DC2">
          <w:rPr>
            <w:noProof/>
            <w:webHidden/>
          </w:rPr>
          <w:t>X</w:t>
        </w:r>
        <w:r w:rsidR="000C2DC2">
          <w:rPr>
            <w:noProof/>
            <w:webHidden/>
          </w:rPr>
          <w:fldChar w:fldCharType="end"/>
        </w:r>
      </w:hyperlink>
    </w:p>
    <w:p w14:paraId="1CAEF7E2" w14:textId="6B5814B9" w:rsidR="000C2DC2" w:rsidRPr="00CF12B3" w:rsidRDefault="000C2DC2" w:rsidP="000C2DC2">
      <w:pPr>
        <w:rPr>
          <w:rFonts w:asciiTheme="minorBidi" w:hAnsiTheme="minorBidi"/>
        </w:rPr>
      </w:pPr>
      <w:r w:rsidRPr="00CF12B3">
        <w:rPr>
          <w:rFonts w:asciiTheme="minorBidi" w:hAnsiTheme="minorBidi"/>
        </w:rPr>
        <w:lastRenderedPageBreak/>
        <w:fldChar w:fldCharType="end"/>
      </w:r>
    </w:p>
    <w:p w14:paraId="7F6850EB" w14:textId="77777777" w:rsidR="000C2DC2" w:rsidRPr="002349B5" w:rsidRDefault="000C2DC2" w:rsidP="000C2DC2">
      <w:pPr>
        <w:pStyle w:val="berschrift1ohneNummer"/>
        <w:rPr>
          <w:lang w:val="en-US"/>
        </w:rPr>
      </w:pPr>
      <w:bookmarkStart w:id="0" w:name="_Toc77703288"/>
      <w:proofErr w:type="spellStart"/>
      <w:r w:rsidRPr="002349B5">
        <w:rPr>
          <w:lang w:val="en-US"/>
        </w:rPr>
        <w:t>Abkürzungsverzeichnis</w:t>
      </w:r>
      <w:bookmarkEnd w:id="0"/>
      <w:proofErr w:type="spellEnd"/>
    </w:p>
    <w:p w14:paraId="5FF553EF" w14:textId="77777777" w:rsidR="000C2DC2" w:rsidRPr="00143C52" w:rsidRDefault="000C2DC2" w:rsidP="000C2DC2">
      <w:pPr>
        <w:ind w:left="2268" w:hanging="2268"/>
        <w:rPr>
          <w:rFonts w:asciiTheme="minorBidi" w:hAnsiTheme="minorBidi"/>
          <w:lang w:val="en-US"/>
        </w:rPr>
      </w:pPr>
      <w:r w:rsidRPr="00143C52">
        <w:rPr>
          <w:rFonts w:asciiTheme="minorBidi" w:hAnsiTheme="minorBidi"/>
          <w:lang w:val="en-US"/>
        </w:rPr>
        <w:t>ASSOB</w:t>
      </w:r>
      <w:r w:rsidRPr="00143C52">
        <w:rPr>
          <w:rFonts w:asciiTheme="minorBidi" w:hAnsiTheme="minorBidi"/>
          <w:lang w:val="en-US"/>
        </w:rPr>
        <w:tab/>
        <w:t>Australian Small Scale Offerings Board</w:t>
      </w:r>
    </w:p>
    <w:p w14:paraId="61A1EEBC" w14:textId="77777777" w:rsidR="000C2DC2" w:rsidRPr="00181A43" w:rsidRDefault="000C2DC2" w:rsidP="000C2DC2">
      <w:pPr>
        <w:ind w:left="2268" w:hanging="2268"/>
        <w:rPr>
          <w:rFonts w:asciiTheme="minorBidi" w:hAnsiTheme="minorBidi"/>
          <w:lang w:val="en-US"/>
        </w:rPr>
      </w:pPr>
      <w:r w:rsidRPr="00181A43">
        <w:rPr>
          <w:rFonts w:asciiTheme="minorBidi" w:hAnsiTheme="minorBidi"/>
          <w:lang w:val="en-US"/>
        </w:rPr>
        <w:t>CBA</w:t>
      </w:r>
      <w:r w:rsidRPr="00181A43">
        <w:rPr>
          <w:rFonts w:asciiTheme="minorBidi" w:hAnsiTheme="minorBidi"/>
          <w:lang w:val="en-US"/>
        </w:rPr>
        <w:tab/>
        <w:t>Component-based architecture</w:t>
      </w:r>
    </w:p>
    <w:p w14:paraId="1C508641" w14:textId="77777777" w:rsidR="000C2DC2" w:rsidRPr="00143C52" w:rsidRDefault="000C2DC2" w:rsidP="000C2DC2">
      <w:pPr>
        <w:ind w:left="2268" w:hanging="2268"/>
        <w:rPr>
          <w:rFonts w:asciiTheme="minorBidi" w:hAnsiTheme="minorBidi"/>
          <w:lang w:val="en-US"/>
        </w:rPr>
      </w:pPr>
      <w:r w:rsidRPr="00143C52">
        <w:rPr>
          <w:rFonts w:asciiTheme="minorBidi" w:hAnsiTheme="minorBidi"/>
          <w:lang w:val="en-US"/>
        </w:rPr>
        <w:t>CET</w:t>
      </w:r>
      <w:r w:rsidRPr="00143C52">
        <w:rPr>
          <w:rFonts w:asciiTheme="minorBidi" w:hAnsiTheme="minorBidi"/>
          <w:lang w:val="en-US"/>
        </w:rPr>
        <w:tab/>
        <w:t>Cognitive Evaluation Theory</w:t>
      </w:r>
    </w:p>
    <w:p w14:paraId="583B2AED" w14:textId="77777777" w:rsidR="000C2DC2" w:rsidRPr="00143C52" w:rsidRDefault="000C2DC2" w:rsidP="000C2DC2">
      <w:pPr>
        <w:ind w:left="2268" w:hanging="2268"/>
        <w:rPr>
          <w:rFonts w:asciiTheme="minorBidi" w:hAnsiTheme="minorBidi"/>
          <w:lang w:val="en-US"/>
        </w:rPr>
      </w:pPr>
      <w:r w:rsidRPr="00143C52">
        <w:rPr>
          <w:rFonts w:asciiTheme="minorBidi" w:hAnsiTheme="minorBidi"/>
          <w:lang w:val="en-US"/>
        </w:rPr>
        <w:t>CFA</w:t>
      </w:r>
      <w:r w:rsidRPr="00143C52">
        <w:rPr>
          <w:rFonts w:asciiTheme="minorBidi" w:hAnsiTheme="minorBidi"/>
          <w:lang w:val="en-US"/>
        </w:rPr>
        <w:tab/>
        <w:t xml:space="preserve">Confirmatory Factor Analysis </w:t>
      </w:r>
    </w:p>
    <w:p w14:paraId="70EAB297" w14:textId="77777777" w:rsidR="000C2DC2" w:rsidRPr="00143C52" w:rsidRDefault="000C2DC2" w:rsidP="000C2DC2">
      <w:pPr>
        <w:ind w:left="2268" w:hanging="2268"/>
        <w:rPr>
          <w:rFonts w:asciiTheme="minorBidi" w:hAnsiTheme="minorBidi"/>
          <w:lang w:val="en-US"/>
        </w:rPr>
      </w:pPr>
      <w:r w:rsidRPr="00143C52">
        <w:rPr>
          <w:rFonts w:asciiTheme="minorBidi" w:hAnsiTheme="minorBidi"/>
          <w:lang w:val="en-US"/>
        </w:rPr>
        <w:t>CFI</w:t>
      </w:r>
      <w:r w:rsidRPr="00143C52">
        <w:rPr>
          <w:rFonts w:asciiTheme="minorBidi" w:hAnsiTheme="minorBidi"/>
          <w:lang w:val="en-US"/>
        </w:rPr>
        <w:tab/>
      </w:r>
      <w:proofErr w:type="spellStart"/>
      <w:r w:rsidRPr="00143C52">
        <w:rPr>
          <w:rFonts w:asciiTheme="minorBidi" w:hAnsiTheme="minorBidi"/>
          <w:lang w:val="en-US"/>
        </w:rPr>
        <w:t>Comparitive</w:t>
      </w:r>
      <w:proofErr w:type="spellEnd"/>
      <w:r w:rsidRPr="00143C52">
        <w:rPr>
          <w:rFonts w:asciiTheme="minorBidi" w:hAnsiTheme="minorBidi"/>
          <w:lang w:val="en-US"/>
        </w:rPr>
        <w:t xml:space="preserve"> Fit Index</w:t>
      </w:r>
    </w:p>
    <w:p w14:paraId="76D24BA7" w14:textId="77777777" w:rsidR="000C2DC2" w:rsidRPr="00143C52" w:rsidRDefault="000C2DC2" w:rsidP="000C2DC2">
      <w:pPr>
        <w:ind w:left="2268" w:hanging="2268"/>
        <w:rPr>
          <w:rFonts w:asciiTheme="minorBidi" w:hAnsiTheme="minorBidi"/>
          <w:lang w:val="en-US"/>
        </w:rPr>
      </w:pPr>
      <w:r w:rsidRPr="00143C52">
        <w:rPr>
          <w:rFonts w:asciiTheme="minorBidi" w:hAnsiTheme="minorBidi"/>
          <w:lang w:val="en-US"/>
        </w:rPr>
        <w:t>DBC</w:t>
      </w:r>
      <w:r w:rsidRPr="00143C52">
        <w:rPr>
          <w:rFonts w:asciiTheme="minorBidi" w:hAnsiTheme="minorBidi"/>
          <w:lang w:val="en-US"/>
        </w:rPr>
        <w:tab/>
        <w:t>Donation Based Crowdfunding</w:t>
      </w:r>
    </w:p>
    <w:p w14:paraId="7CAD4F28" w14:textId="77777777" w:rsidR="000C2DC2" w:rsidRPr="00143C52" w:rsidRDefault="000C2DC2" w:rsidP="000C2DC2">
      <w:pPr>
        <w:ind w:left="2268" w:hanging="2268"/>
        <w:rPr>
          <w:rFonts w:asciiTheme="minorBidi" w:hAnsiTheme="minorBidi"/>
          <w:lang w:val="en-US"/>
        </w:rPr>
      </w:pPr>
      <w:r w:rsidRPr="00143C52">
        <w:rPr>
          <w:rFonts w:asciiTheme="minorBidi" w:hAnsiTheme="minorBidi"/>
          <w:lang w:val="en-US"/>
        </w:rPr>
        <w:t>DOM</w:t>
      </w:r>
      <w:r w:rsidRPr="00143C52">
        <w:rPr>
          <w:rFonts w:asciiTheme="minorBidi" w:hAnsiTheme="minorBidi"/>
          <w:lang w:val="en-US"/>
        </w:rPr>
        <w:tab/>
        <w:t xml:space="preserve">Document Object Model </w:t>
      </w:r>
    </w:p>
    <w:p w14:paraId="1FC2BDB9" w14:textId="77777777" w:rsidR="000C2DC2" w:rsidRPr="00143C52" w:rsidRDefault="000C2DC2" w:rsidP="000C2DC2">
      <w:pPr>
        <w:ind w:left="2268" w:hanging="2268"/>
        <w:rPr>
          <w:rFonts w:asciiTheme="minorBidi" w:hAnsiTheme="minorBidi"/>
          <w:lang w:val="en-US"/>
        </w:rPr>
      </w:pPr>
      <w:r w:rsidRPr="00143C52">
        <w:rPr>
          <w:rFonts w:asciiTheme="minorBidi" w:hAnsiTheme="minorBidi"/>
          <w:lang w:val="en-US"/>
        </w:rPr>
        <w:t>EBC</w:t>
      </w:r>
      <w:r w:rsidRPr="00143C52">
        <w:rPr>
          <w:rFonts w:asciiTheme="minorBidi" w:hAnsiTheme="minorBidi"/>
          <w:lang w:val="en-US"/>
        </w:rPr>
        <w:tab/>
        <w:t>Equity Based Crowdfunding</w:t>
      </w:r>
    </w:p>
    <w:p w14:paraId="0CF5365B" w14:textId="77777777" w:rsidR="000C2DC2" w:rsidRPr="004843F4" w:rsidRDefault="000C2DC2" w:rsidP="000C2DC2">
      <w:pPr>
        <w:ind w:left="2268" w:hanging="2268"/>
        <w:rPr>
          <w:rFonts w:asciiTheme="minorBidi" w:hAnsiTheme="minorBidi"/>
          <w:lang w:val="de-CH"/>
        </w:rPr>
      </w:pPr>
      <w:r w:rsidRPr="004843F4">
        <w:rPr>
          <w:rFonts w:asciiTheme="minorBidi" w:hAnsiTheme="minorBidi"/>
          <w:lang w:val="de-CH"/>
        </w:rPr>
        <w:t>http</w:t>
      </w:r>
      <w:r w:rsidRPr="004843F4">
        <w:rPr>
          <w:rFonts w:asciiTheme="minorBidi" w:hAnsiTheme="minorBidi"/>
          <w:lang w:val="de-CH"/>
        </w:rPr>
        <w:tab/>
        <w:t>Hypertext Transfer Protocol</w:t>
      </w:r>
    </w:p>
    <w:p w14:paraId="3632F3DC" w14:textId="77777777" w:rsidR="000C2DC2" w:rsidRPr="00143C52" w:rsidRDefault="000C2DC2" w:rsidP="000C2DC2">
      <w:pPr>
        <w:ind w:left="2268" w:hanging="2268"/>
        <w:rPr>
          <w:rFonts w:asciiTheme="minorBidi" w:hAnsiTheme="minorBidi"/>
        </w:rPr>
      </w:pPr>
      <w:r w:rsidRPr="00143C52">
        <w:rPr>
          <w:rFonts w:asciiTheme="minorBidi" w:hAnsiTheme="minorBidi"/>
        </w:rPr>
        <w:t>i.d.R.</w:t>
      </w:r>
      <w:r w:rsidRPr="00143C52">
        <w:rPr>
          <w:rFonts w:asciiTheme="minorBidi" w:hAnsiTheme="minorBidi"/>
        </w:rPr>
        <w:tab/>
        <w:t>In der Regel</w:t>
      </w:r>
    </w:p>
    <w:p w14:paraId="5BC21E9B" w14:textId="77777777" w:rsidR="000C2DC2" w:rsidRPr="00143C52" w:rsidRDefault="000C2DC2" w:rsidP="000C2DC2">
      <w:pPr>
        <w:ind w:left="2268" w:hanging="2268"/>
        <w:rPr>
          <w:rFonts w:asciiTheme="minorBidi" w:hAnsiTheme="minorBidi"/>
          <w:lang w:val="en-US"/>
        </w:rPr>
      </w:pPr>
      <w:r w:rsidRPr="00143C52">
        <w:rPr>
          <w:rFonts w:asciiTheme="minorBidi" w:hAnsiTheme="minorBidi"/>
          <w:lang w:val="en-US"/>
        </w:rPr>
        <w:t>LBC</w:t>
      </w:r>
      <w:r w:rsidRPr="00143C52">
        <w:rPr>
          <w:rFonts w:asciiTheme="minorBidi" w:hAnsiTheme="minorBidi"/>
          <w:lang w:val="en-US"/>
        </w:rPr>
        <w:tab/>
        <w:t>Lending Based Crowdfunding</w:t>
      </w:r>
    </w:p>
    <w:p w14:paraId="411CF86D" w14:textId="77777777" w:rsidR="000C2DC2" w:rsidRPr="00143C52" w:rsidRDefault="000C2DC2" w:rsidP="000C2DC2">
      <w:pPr>
        <w:ind w:left="2268" w:hanging="2268"/>
        <w:rPr>
          <w:rFonts w:asciiTheme="minorBidi" w:hAnsiTheme="minorBidi"/>
          <w:lang w:val="en-US"/>
        </w:rPr>
      </w:pPr>
      <w:r>
        <w:rPr>
          <w:rFonts w:asciiTheme="minorBidi" w:hAnsiTheme="minorBidi"/>
          <w:lang w:val="en-US"/>
        </w:rPr>
        <w:t>OIT</w:t>
      </w:r>
      <w:r w:rsidRPr="00143C52">
        <w:rPr>
          <w:rFonts w:asciiTheme="minorBidi" w:hAnsiTheme="minorBidi"/>
          <w:lang w:val="en-US"/>
        </w:rPr>
        <w:tab/>
      </w:r>
      <w:r w:rsidRPr="00900899">
        <w:rPr>
          <w:rFonts w:asciiTheme="minorBidi" w:hAnsiTheme="minorBidi"/>
          <w:lang w:val="en-US"/>
        </w:rPr>
        <w:t>Organismic Integration Theory</w:t>
      </w:r>
    </w:p>
    <w:p w14:paraId="0F733874" w14:textId="77777777" w:rsidR="000C2DC2" w:rsidRPr="00143C52" w:rsidRDefault="000C2DC2" w:rsidP="000C2DC2">
      <w:pPr>
        <w:ind w:left="2268" w:hanging="2268"/>
        <w:rPr>
          <w:rFonts w:asciiTheme="minorBidi" w:hAnsiTheme="minorBidi"/>
          <w:lang w:val="en-US"/>
        </w:rPr>
      </w:pPr>
      <w:r w:rsidRPr="00143C52">
        <w:rPr>
          <w:rFonts w:asciiTheme="minorBidi" w:hAnsiTheme="minorBidi"/>
          <w:lang w:val="en-US"/>
        </w:rPr>
        <w:t>RBC</w:t>
      </w:r>
      <w:r w:rsidRPr="00143C52">
        <w:rPr>
          <w:rFonts w:asciiTheme="minorBidi" w:hAnsiTheme="minorBidi"/>
          <w:lang w:val="en-US"/>
        </w:rPr>
        <w:tab/>
        <w:t>Reward-Based Crowdfunding</w:t>
      </w:r>
    </w:p>
    <w:p w14:paraId="52497F39" w14:textId="77777777" w:rsidR="000C2DC2" w:rsidRPr="00143C52" w:rsidRDefault="000C2DC2" w:rsidP="000C2DC2">
      <w:pPr>
        <w:ind w:left="2268" w:hanging="2268"/>
        <w:rPr>
          <w:rFonts w:asciiTheme="minorBidi" w:hAnsiTheme="minorBidi"/>
          <w:lang w:val="en-US"/>
        </w:rPr>
      </w:pPr>
      <w:r w:rsidRPr="00143C52">
        <w:rPr>
          <w:rFonts w:asciiTheme="minorBidi" w:hAnsiTheme="minorBidi"/>
          <w:lang w:val="en-US"/>
        </w:rPr>
        <w:t>RMSEA</w:t>
      </w:r>
      <w:r w:rsidRPr="00143C52">
        <w:rPr>
          <w:rFonts w:asciiTheme="minorBidi" w:hAnsiTheme="minorBidi"/>
          <w:lang w:val="en-US"/>
        </w:rPr>
        <w:tab/>
        <w:t xml:space="preserve">Root Mean Square Average </w:t>
      </w:r>
    </w:p>
    <w:p w14:paraId="68A299AD" w14:textId="77777777" w:rsidR="000C2DC2" w:rsidRPr="00143C52" w:rsidRDefault="000C2DC2" w:rsidP="000C2DC2">
      <w:pPr>
        <w:ind w:left="2268" w:hanging="2268"/>
        <w:rPr>
          <w:rFonts w:asciiTheme="minorBidi" w:hAnsiTheme="minorBidi"/>
          <w:lang w:val="en-US"/>
        </w:rPr>
      </w:pPr>
      <w:r w:rsidRPr="00143C52">
        <w:rPr>
          <w:rFonts w:asciiTheme="minorBidi" w:hAnsiTheme="minorBidi"/>
          <w:lang w:val="en-US"/>
        </w:rPr>
        <w:t>SBC</w:t>
      </w:r>
      <w:r w:rsidRPr="00143C52">
        <w:rPr>
          <w:rFonts w:asciiTheme="minorBidi" w:hAnsiTheme="minorBidi"/>
          <w:lang w:val="en-US"/>
        </w:rPr>
        <w:tab/>
        <w:t xml:space="preserve">Subscription Based Crowdfunding </w:t>
      </w:r>
    </w:p>
    <w:p w14:paraId="40EE783C" w14:textId="77777777" w:rsidR="000C2DC2" w:rsidRPr="00143C52" w:rsidRDefault="000C2DC2" w:rsidP="000C2DC2">
      <w:pPr>
        <w:ind w:left="2268" w:hanging="2268"/>
        <w:rPr>
          <w:rFonts w:asciiTheme="minorBidi" w:hAnsiTheme="minorBidi"/>
          <w:lang w:val="en-US"/>
        </w:rPr>
      </w:pPr>
      <w:r w:rsidRPr="00143C52">
        <w:rPr>
          <w:rFonts w:asciiTheme="minorBidi" w:hAnsiTheme="minorBidi"/>
          <w:lang w:val="en-US"/>
        </w:rPr>
        <w:t>SDT</w:t>
      </w:r>
      <w:r w:rsidRPr="00143C52">
        <w:rPr>
          <w:rFonts w:asciiTheme="minorBidi" w:hAnsiTheme="minorBidi"/>
          <w:lang w:val="en-US"/>
        </w:rPr>
        <w:tab/>
        <w:t xml:space="preserve">Self Determination Theory </w:t>
      </w:r>
    </w:p>
    <w:p w14:paraId="17876F57" w14:textId="77777777" w:rsidR="000C2DC2" w:rsidRPr="000F4D14" w:rsidRDefault="000C2DC2" w:rsidP="000C2DC2">
      <w:pPr>
        <w:ind w:left="2268" w:hanging="2268"/>
        <w:rPr>
          <w:rFonts w:asciiTheme="minorBidi" w:hAnsiTheme="minorBidi"/>
          <w:lang w:val="de-CH"/>
        </w:rPr>
      </w:pPr>
      <w:r w:rsidRPr="000F4D14">
        <w:rPr>
          <w:rFonts w:asciiTheme="minorBidi" w:hAnsiTheme="minorBidi"/>
          <w:lang w:val="de-CH"/>
        </w:rPr>
        <w:t>TLI</w:t>
      </w:r>
      <w:r w:rsidRPr="000F4D14">
        <w:rPr>
          <w:rFonts w:asciiTheme="minorBidi" w:hAnsiTheme="minorBidi"/>
          <w:lang w:val="de-CH"/>
        </w:rPr>
        <w:tab/>
        <w:t>Tucker-Lewis-Index</w:t>
      </w:r>
    </w:p>
    <w:p w14:paraId="41C71267" w14:textId="77777777" w:rsidR="000C2DC2" w:rsidRPr="000F4D14" w:rsidRDefault="000C2DC2" w:rsidP="000C2DC2">
      <w:pPr>
        <w:ind w:left="2268" w:hanging="2268"/>
        <w:rPr>
          <w:rFonts w:asciiTheme="minorBidi" w:hAnsiTheme="minorBidi"/>
          <w:lang w:val="de-CH"/>
        </w:rPr>
      </w:pPr>
      <w:r w:rsidRPr="000F4D14">
        <w:rPr>
          <w:rFonts w:asciiTheme="minorBidi" w:hAnsiTheme="minorBidi"/>
          <w:lang w:val="de-CH"/>
        </w:rPr>
        <w:t>URL</w:t>
      </w:r>
      <w:r w:rsidRPr="000F4D14">
        <w:rPr>
          <w:rFonts w:asciiTheme="minorBidi" w:hAnsiTheme="minorBidi"/>
          <w:lang w:val="de-CH"/>
        </w:rPr>
        <w:tab/>
        <w:t xml:space="preserve">Uniform </w:t>
      </w:r>
      <w:proofErr w:type="spellStart"/>
      <w:r w:rsidRPr="000F4D14">
        <w:rPr>
          <w:rFonts w:asciiTheme="minorBidi" w:hAnsiTheme="minorBidi"/>
          <w:lang w:val="de-CH"/>
        </w:rPr>
        <w:t>Resource</w:t>
      </w:r>
      <w:proofErr w:type="spellEnd"/>
      <w:r w:rsidRPr="000F4D14">
        <w:rPr>
          <w:rFonts w:asciiTheme="minorBidi" w:hAnsiTheme="minorBidi"/>
          <w:lang w:val="de-CH"/>
        </w:rPr>
        <w:t xml:space="preserve"> Locator </w:t>
      </w:r>
    </w:p>
    <w:p w14:paraId="0D19E34C" w14:textId="77777777" w:rsidR="000C2DC2" w:rsidRPr="000F4D14" w:rsidRDefault="000C2DC2" w:rsidP="000C2DC2">
      <w:pPr>
        <w:ind w:left="2268" w:hanging="2268"/>
        <w:rPr>
          <w:rFonts w:asciiTheme="minorBidi" w:hAnsiTheme="minorBidi"/>
          <w:lang w:val="de-CH"/>
        </w:rPr>
      </w:pPr>
      <w:r w:rsidRPr="000F4D14">
        <w:rPr>
          <w:rFonts w:asciiTheme="minorBidi" w:hAnsiTheme="minorBidi"/>
          <w:lang w:val="de-CH"/>
        </w:rPr>
        <w:tab/>
      </w:r>
    </w:p>
    <w:p w14:paraId="3DEAF748" w14:textId="77777777" w:rsidR="000C2DC2" w:rsidRPr="00CF12B3" w:rsidRDefault="000C2DC2" w:rsidP="000C2DC2">
      <w:pPr>
        <w:spacing w:after="160" w:line="259" w:lineRule="auto"/>
        <w:jc w:val="left"/>
        <w:rPr>
          <w:rFonts w:asciiTheme="minorBidi" w:hAnsiTheme="minorBidi"/>
        </w:rPr>
      </w:pPr>
      <w:r w:rsidRPr="00CF12B3">
        <w:rPr>
          <w:rFonts w:asciiTheme="minorBidi" w:hAnsiTheme="minorBidi"/>
        </w:rPr>
        <w:br w:type="page"/>
      </w:r>
    </w:p>
    <w:p w14:paraId="7A1D5E8B" w14:textId="77777777" w:rsidR="000C2DC2" w:rsidRPr="00CF12B3" w:rsidRDefault="000C2DC2" w:rsidP="000C2DC2">
      <w:pPr>
        <w:pStyle w:val="berschrift1ohneNummer"/>
      </w:pPr>
      <w:bookmarkStart w:id="1" w:name="_Toc77703289"/>
      <w:r w:rsidRPr="00CF12B3">
        <w:lastRenderedPageBreak/>
        <w:t>Abbildungsverzeichnis</w:t>
      </w:r>
      <w:bookmarkEnd w:id="1"/>
    </w:p>
    <w:p w14:paraId="53C0EF15" w14:textId="77777777" w:rsidR="000C2DC2" w:rsidRDefault="000C2DC2" w:rsidP="000C2DC2">
      <w:pPr>
        <w:pStyle w:val="Abbildungsverzeichnis"/>
        <w:tabs>
          <w:tab w:val="right" w:leader="dot" w:pos="9062"/>
        </w:tabs>
        <w:rPr>
          <w:rFonts w:asciiTheme="minorHAnsi" w:eastAsiaTheme="minorEastAsia" w:hAnsiTheme="minorHAnsi"/>
          <w:noProof/>
          <w:szCs w:val="24"/>
          <w:lang w:val="de-CH" w:eastAsia="de-DE"/>
        </w:rPr>
      </w:pPr>
      <w:r w:rsidRPr="00CF12B3">
        <w:rPr>
          <w:rFonts w:asciiTheme="minorBidi" w:hAnsiTheme="minorBidi"/>
        </w:rPr>
        <w:fldChar w:fldCharType="begin"/>
      </w:r>
      <w:r w:rsidRPr="00CF12B3">
        <w:rPr>
          <w:rFonts w:asciiTheme="minorBidi" w:hAnsiTheme="minorBidi"/>
        </w:rPr>
        <w:instrText xml:space="preserve"> TOC \h \z \c "Abbildung" </w:instrText>
      </w:r>
      <w:r w:rsidRPr="00CF12B3">
        <w:rPr>
          <w:rFonts w:asciiTheme="minorBidi" w:hAnsiTheme="minorBidi"/>
        </w:rPr>
        <w:fldChar w:fldCharType="separate"/>
      </w:r>
      <w:hyperlink w:anchor="_Toc76333286" w:history="1">
        <w:r w:rsidRPr="00053E7D">
          <w:rPr>
            <w:rStyle w:val="Hyperlink"/>
            <w:rFonts w:asciiTheme="minorBidi" w:hAnsiTheme="minorBidi"/>
            <w:noProof/>
          </w:rPr>
          <w:t xml:space="preserve">Abbildung 1: </w:t>
        </w:r>
        <w:r w:rsidRPr="00053E7D">
          <w:rPr>
            <w:rStyle w:val="Hyperlink"/>
            <w:rFonts w:asciiTheme="minorBidi" w:hAnsiTheme="minorBidi"/>
            <w:bCs/>
            <w:noProof/>
          </w:rPr>
          <w:t>Basic Motivation Model</w:t>
        </w:r>
        <w:r>
          <w:rPr>
            <w:noProof/>
            <w:webHidden/>
          </w:rPr>
          <w:tab/>
        </w:r>
        <w:r>
          <w:rPr>
            <w:noProof/>
            <w:webHidden/>
          </w:rPr>
          <w:fldChar w:fldCharType="begin"/>
        </w:r>
        <w:r>
          <w:rPr>
            <w:noProof/>
            <w:webHidden/>
          </w:rPr>
          <w:instrText xml:space="preserve"> PAGEREF _Toc76333286 \h </w:instrText>
        </w:r>
        <w:r>
          <w:rPr>
            <w:noProof/>
            <w:webHidden/>
          </w:rPr>
        </w:r>
        <w:r>
          <w:rPr>
            <w:noProof/>
            <w:webHidden/>
          </w:rPr>
          <w:fldChar w:fldCharType="separate"/>
        </w:r>
        <w:r>
          <w:rPr>
            <w:noProof/>
            <w:webHidden/>
          </w:rPr>
          <w:t>7</w:t>
        </w:r>
        <w:r>
          <w:rPr>
            <w:noProof/>
            <w:webHidden/>
          </w:rPr>
          <w:fldChar w:fldCharType="end"/>
        </w:r>
      </w:hyperlink>
    </w:p>
    <w:p w14:paraId="2BA0EABF"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287" w:history="1">
        <w:r w:rsidR="000C2DC2" w:rsidRPr="00053E7D">
          <w:rPr>
            <w:rStyle w:val="Hyperlink"/>
            <w:rFonts w:asciiTheme="minorBidi" w:hAnsiTheme="minorBidi"/>
            <w:noProof/>
            <w:lang w:val="en-US"/>
          </w:rPr>
          <w:t xml:space="preserve">Abbildung 2: </w:t>
        </w:r>
        <w:r w:rsidR="000C2DC2" w:rsidRPr="00053E7D">
          <w:rPr>
            <w:rStyle w:val="Hyperlink"/>
            <w:rFonts w:asciiTheme="minorBidi" w:hAnsiTheme="minorBidi"/>
            <w:bCs/>
            <w:noProof/>
            <w:lang w:val="en-US"/>
          </w:rPr>
          <w:t>A taxonomy of human motivation | Intrinsische und extrinsische Motivation</w:t>
        </w:r>
        <w:r w:rsidR="000C2DC2">
          <w:rPr>
            <w:noProof/>
            <w:webHidden/>
          </w:rPr>
          <w:tab/>
        </w:r>
        <w:r w:rsidR="000C2DC2">
          <w:rPr>
            <w:noProof/>
            <w:webHidden/>
          </w:rPr>
          <w:fldChar w:fldCharType="begin"/>
        </w:r>
        <w:r w:rsidR="000C2DC2">
          <w:rPr>
            <w:noProof/>
            <w:webHidden/>
          </w:rPr>
          <w:instrText xml:space="preserve"> PAGEREF _Toc76333287 \h </w:instrText>
        </w:r>
        <w:r w:rsidR="000C2DC2">
          <w:rPr>
            <w:noProof/>
            <w:webHidden/>
          </w:rPr>
        </w:r>
        <w:r w:rsidR="000C2DC2">
          <w:rPr>
            <w:noProof/>
            <w:webHidden/>
          </w:rPr>
          <w:fldChar w:fldCharType="separate"/>
        </w:r>
        <w:r w:rsidR="000C2DC2">
          <w:rPr>
            <w:noProof/>
            <w:webHidden/>
          </w:rPr>
          <w:t>10</w:t>
        </w:r>
        <w:r w:rsidR="000C2DC2">
          <w:rPr>
            <w:noProof/>
            <w:webHidden/>
          </w:rPr>
          <w:fldChar w:fldCharType="end"/>
        </w:r>
      </w:hyperlink>
    </w:p>
    <w:p w14:paraId="575A6D5D"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288" w:history="1">
        <w:r w:rsidR="000C2DC2" w:rsidRPr="00053E7D">
          <w:rPr>
            <w:rStyle w:val="Hyperlink"/>
            <w:rFonts w:asciiTheme="minorBidi" w:hAnsiTheme="minorBidi"/>
            <w:noProof/>
          </w:rPr>
          <w:t xml:space="preserve">Abbildung 3: </w:t>
        </w:r>
        <w:r w:rsidR="000C2DC2" w:rsidRPr="00053E7D">
          <w:rPr>
            <w:rStyle w:val="Hyperlink"/>
            <w:rFonts w:asciiTheme="minorBidi" w:hAnsiTheme="minorBidi"/>
            <w:bCs/>
            <w:noProof/>
          </w:rPr>
          <w:t>Mobilansicht Mock Plattform, www.thecrowd.ml</w:t>
        </w:r>
        <w:r w:rsidR="000C2DC2">
          <w:rPr>
            <w:noProof/>
            <w:webHidden/>
          </w:rPr>
          <w:tab/>
        </w:r>
        <w:r w:rsidR="000C2DC2">
          <w:rPr>
            <w:noProof/>
            <w:webHidden/>
          </w:rPr>
          <w:fldChar w:fldCharType="begin"/>
        </w:r>
        <w:r w:rsidR="000C2DC2">
          <w:rPr>
            <w:noProof/>
            <w:webHidden/>
          </w:rPr>
          <w:instrText xml:space="preserve"> PAGEREF _Toc76333288 \h </w:instrText>
        </w:r>
        <w:r w:rsidR="000C2DC2">
          <w:rPr>
            <w:noProof/>
            <w:webHidden/>
          </w:rPr>
        </w:r>
        <w:r w:rsidR="000C2DC2">
          <w:rPr>
            <w:noProof/>
            <w:webHidden/>
          </w:rPr>
          <w:fldChar w:fldCharType="separate"/>
        </w:r>
        <w:r w:rsidR="000C2DC2">
          <w:rPr>
            <w:noProof/>
            <w:webHidden/>
          </w:rPr>
          <w:t>19</w:t>
        </w:r>
        <w:r w:rsidR="000C2DC2">
          <w:rPr>
            <w:noProof/>
            <w:webHidden/>
          </w:rPr>
          <w:fldChar w:fldCharType="end"/>
        </w:r>
      </w:hyperlink>
    </w:p>
    <w:p w14:paraId="432269AB"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289" w:history="1">
        <w:r w:rsidR="000C2DC2" w:rsidRPr="00053E7D">
          <w:rPr>
            <w:rStyle w:val="Hyperlink"/>
            <w:rFonts w:asciiTheme="minorBidi" w:hAnsiTheme="minorBidi"/>
            <w:noProof/>
          </w:rPr>
          <w:t xml:space="preserve">Abbildung 4: </w:t>
        </w:r>
        <w:r w:rsidR="000C2DC2" w:rsidRPr="00053E7D">
          <w:rPr>
            <w:rStyle w:val="Hyperlink"/>
            <w:rFonts w:asciiTheme="minorBidi" w:hAnsiTheme="minorBidi"/>
            <w:bCs/>
            <w:noProof/>
          </w:rPr>
          <w:t>Veranschaulichung der Ordnerstruktur</w:t>
        </w:r>
        <w:r w:rsidR="000C2DC2">
          <w:rPr>
            <w:noProof/>
            <w:webHidden/>
          </w:rPr>
          <w:tab/>
        </w:r>
        <w:r w:rsidR="000C2DC2">
          <w:rPr>
            <w:noProof/>
            <w:webHidden/>
          </w:rPr>
          <w:fldChar w:fldCharType="begin"/>
        </w:r>
        <w:r w:rsidR="000C2DC2">
          <w:rPr>
            <w:noProof/>
            <w:webHidden/>
          </w:rPr>
          <w:instrText xml:space="preserve"> PAGEREF _Toc76333289 \h </w:instrText>
        </w:r>
        <w:r w:rsidR="000C2DC2">
          <w:rPr>
            <w:noProof/>
            <w:webHidden/>
          </w:rPr>
        </w:r>
        <w:r w:rsidR="000C2DC2">
          <w:rPr>
            <w:noProof/>
            <w:webHidden/>
          </w:rPr>
          <w:fldChar w:fldCharType="separate"/>
        </w:r>
        <w:r w:rsidR="000C2DC2">
          <w:rPr>
            <w:noProof/>
            <w:webHidden/>
          </w:rPr>
          <w:t>21</w:t>
        </w:r>
        <w:r w:rsidR="000C2DC2">
          <w:rPr>
            <w:noProof/>
            <w:webHidden/>
          </w:rPr>
          <w:fldChar w:fldCharType="end"/>
        </w:r>
      </w:hyperlink>
    </w:p>
    <w:p w14:paraId="1A3C99A5"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290" w:history="1">
        <w:r w:rsidR="000C2DC2" w:rsidRPr="00053E7D">
          <w:rPr>
            <w:rStyle w:val="Hyperlink"/>
            <w:rFonts w:asciiTheme="minorBidi" w:hAnsiTheme="minorBidi"/>
            <w:noProof/>
          </w:rPr>
          <w:t xml:space="preserve">Abbildung 5: </w:t>
        </w:r>
        <w:r w:rsidR="000C2DC2" w:rsidRPr="00053E7D">
          <w:rPr>
            <w:rStyle w:val="Hyperlink"/>
            <w:rFonts w:asciiTheme="minorBidi" w:hAnsiTheme="minorBidi"/>
            <w:bCs/>
            <w:noProof/>
          </w:rPr>
          <w:t>konzeptionelle Darstellung der Web-Applikation</w:t>
        </w:r>
        <w:r w:rsidR="000C2DC2">
          <w:rPr>
            <w:noProof/>
            <w:webHidden/>
          </w:rPr>
          <w:tab/>
        </w:r>
        <w:r w:rsidR="000C2DC2">
          <w:rPr>
            <w:noProof/>
            <w:webHidden/>
          </w:rPr>
          <w:fldChar w:fldCharType="begin"/>
        </w:r>
        <w:r w:rsidR="000C2DC2">
          <w:rPr>
            <w:noProof/>
            <w:webHidden/>
          </w:rPr>
          <w:instrText xml:space="preserve"> PAGEREF _Toc76333290 \h </w:instrText>
        </w:r>
        <w:r w:rsidR="000C2DC2">
          <w:rPr>
            <w:noProof/>
            <w:webHidden/>
          </w:rPr>
        </w:r>
        <w:r w:rsidR="000C2DC2">
          <w:rPr>
            <w:noProof/>
            <w:webHidden/>
          </w:rPr>
          <w:fldChar w:fldCharType="separate"/>
        </w:r>
        <w:r w:rsidR="000C2DC2">
          <w:rPr>
            <w:noProof/>
            <w:webHidden/>
          </w:rPr>
          <w:t>22</w:t>
        </w:r>
        <w:r w:rsidR="000C2DC2">
          <w:rPr>
            <w:noProof/>
            <w:webHidden/>
          </w:rPr>
          <w:fldChar w:fldCharType="end"/>
        </w:r>
      </w:hyperlink>
    </w:p>
    <w:p w14:paraId="21DEFE39"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291" w:history="1">
        <w:r w:rsidR="000C2DC2" w:rsidRPr="00053E7D">
          <w:rPr>
            <w:rStyle w:val="Hyperlink"/>
            <w:rFonts w:asciiTheme="minorBidi" w:hAnsiTheme="minorBidi"/>
            <w:noProof/>
          </w:rPr>
          <w:t xml:space="preserve">Abbildung 6: </w:t>
        </w:r>
        <w:r w:rsidR="000C2DC2" w:rsidRPr="00053E7D">
          <w:rPr>
            <w:rStyle w:val="Hyperlink"/>
            <w:rFonts w:asciiTheme="minorBidi" w:hAnsiTheme="minorBidi"/>
            <w:bCs/>
            <w:noProof/>
          </w:rPr>
          <w:t>Programmierung</w:t>
        </w:r>
        <w:r w:rsidR="000C2DC2">
          <w:rPr>
            <w:noProof/>
            <w:webHidden/>
          </w:rPr>
          <w:tab/>
        </w:r>
        <w:r w:rsidR="000C2DC2">
          <w:rPr>
            <w:noProof/>
            <w:webHidden/>
          </w:rPr>
          <w:fldChar w:fldCharType="begin"/>
        </w:r>
        <w:r w:rsidR="000C2DC2">
          <w:rPr>
            <w:noProof/>
            <w:webHidden/>
          </w:rPr>
          <w:instrText xml:space="preserve"> PAGEREF _Toc76333291 \h </w:instrText>
        </w:r>
        <w:r w:rsidR="000C2DC2">
          <w:rPr>
            <w:noProof/>
            <w:webHidden/>
          </w:rPr>
        </w:r>
        <w:r w:rsidR="000C2DC2">
          <w:rPr>
            <w:noProof/>
            <w:webHidden/>
          </w:rPr>
          <w:fldChar w:fldCharType="separate"/>
        </w:r>
        <w:r w:rsidR="000C2DC2">
          <w:rPr>
            <w:noProof/>
            <w:webHidden/>
          </w:rPr>
          <w:t>23</w:t>
        </w:r>
        <w:r w:rsidR="000C2DC2">
          <w:rPr>
            <w:noProof/>
            <w:webHidden/>
          </w:rPr>
          <w:fldChar w:fldCharType="end"/>
        </w:r>
      </w:hyperlink>
    </w:p>
    <w:p w14:paraId="02CB9BCA"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292" w:history="1">
        <w:r w:rsidR="000C2DC2" w:rsidRPr="00053E7D">
          <w:rPr>
            <w:rStyle w:val="Hyperlink"/>
            <w:rFonts w:asciiTheme="minorBidi" w:hAnsiTheme="minorBidi"/>
            <w:noProof/>
          </w:rPr>
          <w:t xml:space="preserve">Abbildung 7: </w:t>
        </w:r>
        <w:r w:rsidR="000C2DC2" w:rsidRPr="00053E7D">
          <w:rPr>
            <w:rStyle w:val="Hyperlink"/>
            <w:rFonts w:asciiTheme="minorBidi" w:hAnsiTheme="minorBidi"/>
            <w:bCs/>
            <w:noProof/>
          </w:rPr>
          <w:t>Programmierung</w:t>
        </w:r>
        <w:r w:rsidR="000C2DC2">
          <w:rPr>
            <w:noProof/>
            <w:webHidden/>
          </w:rPr>
          <w:tab/>
        </w:r>
        <w:r w:rsidR="000C2DC2">
          <w:rPr>
            <w:noProof/>
            <w:webHidden/>
          </w:rPr>
          <w:fldChar w:fldCharType="begin"/>
        </w:r>
        <w:r w:rsidR="000C2DC2">
          <w:rPr>
            <w:noProof/>
            <w:webHidden/>
          </w:rPr>
          <w:instrText xml:space="preserve"> PAGEREF _Toc76333292 \h </w:instrText>
        </w:r>
        <w:r w:rsidR="000C2DC2">
          <w:rPr>
            <w:noProof/>
            <w:webHidden/>
          </w:rPr>
        </w:r>
        <w:r w:rsidR="000C2DC2">
          <w:rPr>
            <w:noProof/>
            <w:webHidden/>
          </w:rPr>
          <w:fldChar w:fldCharType="separate"/>
        </w:r>
        <w:r w:rsidR="000C2DC2">
          <w:rPr>
            <w:noProof/>
            <w:webHidden/>
          </w:rPr>
          <w:t>24</w:t>
        </w:r>
        <w:r w:rsidR="000C2DC2">
          <w:rPr>
            <w:noProof/>
            <w:webHidden/>
          </w:rPr>
          <w:fldChar w:fldCharType="end"/>
        </w:r>
      </w:hyperlink>
    </w:p>
    <w:p w14:paraId="58244802"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293" w:history="1">
        <w:r w:rsidR="000C2DC2" w:rsidRPr="00053E7D">
          <w:rPr>
            <w:rStyle w:val="Hyperlink"/>
            <w:rFonts w:asciiTheme="minorBidi" w:hAnsiTheme="minorBidi"/>
            <w:noProof/>
          </w:rPr>
          <w:t xml:space="preserve">Abbildung 8: </w:t>
        </w:r>
        <w:r w:rsidR="000C2DC2" w:rsidRPr="00053E7D">
          <w:rPr>
            <w:rStyle w:val="Hyperlink"/>
            <w:rFonts w:asciiTheme="minorBidi" w:hAnsiTheme="minorBidi"/>
            <w:bCs/>
            <w:noProof/>
          </w:rPr>
          <w:t>Programmierung</w:t>
        </w:r>
        <w:r w:rsidR="000C2DC2">
          <w:rPr>
            <w:noProof/>
            <w:webHidden/>
          </w:rPr>
          <w:tab/>
        </w:r>
        <w:r w:rsidR="000C2DC2">
          <w:rPr>
            <w:noProof/>
            <w:webHidden/>
          </w:rPr>
          <w:fldChar w:fldCharType="begin"/>
        </w:r>
        <w:r w:rsidR="000C2DC2">
          <w:rPr>
            <w:noProof/>
            <w:webHidden/>
          </w:rPr>
          <w:instrText xml:space="preserve"> PAGEREF _Toc76333293 \h </w:instrText>
        </w:r>
        <w:r w:rsidR="000C2DC2">
          <w:rPr>
            <w:noProof/>
            <w:webHidden/>
          </w:rPr>
        </w:r>
        <w:r w:rsidR="000C2DC2">
          <w:rPr>
            <w:noProof/>
            <w:webHidden/>
          </w:rPr>
          <w:fldChar w:fldCharType="separate"/>
        </w:r>
        <w:r w:rsidR="000C2DC2">
          <w:rPr>
            <w:noProof/>
            <w:webHidden/>
          </w:rPr>
          <w:t>24</w:t>
        </w:r>
        <w:r w:rsidR="000C2DC2">
          <w:rPr>
            <w:noProof/>
            <w:webHidden/>
          </w:rPr>
          <w:fldChar w:fldCharType="end"/>
        </w:r>
      </w:hyperlink>
    </w:p>
    <w:p w14:paraId="02EB5457"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294" w:history="1">
        <w:r w:rsidR="000C2DC2" w:rsidRPr="00053E7D">
          <w:rPr>
            <w:rStyle w:val="Hyperlink"/>
            <w:rFonts w:asciiTheme="minorBidi" w:hAnsiTheme="minorBidi"/>
            <w:noProof/>
          </w:rPr>
          <w:t xml:space="preserve">Abbildung 9: </w:t>
        </w:r>
        <w:r w:rsidR="000C2DC2" w:rsidRPr="00053E7D">
          <w:rPr>
            <w:rStyle w:val="Hyperlink"/>
            <w:rFonts w:asciiTheme="minorBidi" w:hAnsiTheme="minorBidi"/>
            <w:bCs/>
            <w:noProof/>
          </w:rPr>
          <w:t>Prozessmodell induktiver Kategorienbildung</w:t>
        </w:r>
        <w:r w:rsidR="000C2DC2">
          <w:rPr>
            <w:noProof/>
            <w:webHidden/>
          </w:rPr>
          <w:tab/>
        </w:r>
        <w:r w:rsidR="000C2DC2">
          <w:rPr>
            <w:noProof/>
            <w:webHidden/>
          </w:rPr>
          <w:fldChar w:fldCharType="begin"/>
        </w:r>
        <w:r w:rsidR="000C2DC2">
          <w:rPr>
            <w:noProof/>
            <w:webHidden/>
          </w:rPr>
          <w:instrText xml:space="preserve"> PAGEREF _Toc76333294 \h </w:instrText>
        </w:r>
        <w:r w:rsidR="000C2DC2">
          <w:rPr>
            <w:noProof/>
            <w:webHidden/>
          </w:rPr>
        </w:r>
        <w:r w:rsidR="000C2DC2">
          <w:rPr>
            <w:noProof/>
            <w:webHidden/>
          </w:rPr>
          <w:fldChar w:fldCharType="separate"/>
        </w:r>
        <w:r w:rsidR="000C2DC2">
          <w:rPr>
            <w:noProof/>
            <w:webHidden/>
          </w:rPr>
          <w:t>27</w:t>
        </w:r>
        <w:r w:rsidR="000C2DC2">
          <w:rPr>
            <w:noProof/>
            <w:webHidden/>
          </w:rPr>
          <w:fldChar w:fldCharType="end"/>
        </w:r>
      </w:hyperlink>
    </w:p>
    <w:p w14:paraId="190F4F65"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295" w:history="1">
        <w:r w:rsidR="000C2DC2" w:rsidRPr="00053E7D">
          <w:rPr>
            <w:rStyle w:val="Hyperlink"/>
            <w:rFonts w:asciiTheme="minorBidi" w:hAnsiTheme="minorBidi"/>
            <w:noProof/>
          </w:rPr>
          <w:t xml:space="preserve">Abbildung 10: </w:t>
        </w:r>
        <w:r w:rsidR="000C2DC2" w:rsidRPr="00053E7D">
          <w:rPr>
            <w:rStyle w:val="Hyperlink"/>
            <w:rFonts w:asciiTheme="minorBidi" w:hAnsiTheme="minorBidi"/>
            <w:bCs/>
            <w:noProof/>
          </w:rPr>
          <w:t>[Abbildungstitel]</w:t>
        </w:r>
        <w:r w:rsidR="000C2DC2">
          <w:rPr>
            <w:noProof/>
            <w:webHidden/>
          </w:rPr>
          <w:tab/>
        </w:r>
        <w:r w:rsidR="000C2DC2">
          <w:rPr>
            <w:noProof/>
            <w:webHidden/>
          </w:rPr>
          <w:fldChar w:fldCharType="begin"/>
        </w:r>
        <w:r w:rsidR="000C2DC2">
          <w:rPr>
            <w:noProof/>
            <w:webHidden/>
          </w:rPr>
          <w:instrText xml:space="preserve"> PAGEREF _Toc76333295 \h </w:instrText>
        </w:r>
        <w:r w:rsidR="000C2DC2">
          <w:rPr>
            <w:noProof/>
            <w:webHidden/>
          </w:rPr>
        </w:r>
        <w:r w:rsidR="000C2DC2">
          <w:rPr>
            <w:noProof/>
            <w:webHidden/>
          </w:rPr>
          <w:fldChar w:fldCharType="separate"/>
        </w:r>
        <w:r w:rsidR="000C2DC2">
          <w:rPr>
            <w:noProof/>
            <w:webHidden/>
          </w:rPr>
          <w:t>28</w:t>
        </w:r>
        <w:r w:rsidR="000C2DC2">
          <w:rPr>
            <w:noProof/>
            <w:webHidden/>
          </w:rPr>
          <w:fldChar w:fldCharType="end"/>
        </w:r>
      </w:hyperlink>
    </w:p>
    <w:p w14:paraId="7B659B99"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296" w:history="1">
        <w:r w:rsidR="000C2DC2" w:rsidRPr="00053E7D">
          <w:rPr>
            <w:rStyle w:val="Hyperlink"/>
            <w:rFonts w:asciiTheme="minorBidi" w:hAnsiTheme="minorBidi"/>
            <w:noProof/>
          </w:rPr>
          <w:t xml:space="preserve">Abbildung 11: </w:t>
        </w:r>
        <w:r w:rsidR="000C2DC2" w:rsidRPr="00053E7D">
          <w:rPr>
            <w:rStyle w:val="Hyperlink"/>
            <w:rFonts w:asciiTheme="minorBidi" w:hAnsiTheme="minorBidi"/>
            <w:bCs/>
            <w:noProof/>
          </w:rPr>
          <w:t>Kastenfigur Vergleich der Faktoren intern und extern</w:t>
        </w:r>
        <w:r w:rsidR="000C2DC2">
          <w:rPr>
            <w:noProof/>
            <w:webHidden/>
          </w:rPr>
          <w:tab/>
        </w:r>
        <w:r w:rsidR="000C2DC2">
          <w:rPr>
            <w:noProof/>
            <w:webHidden/>
          </w:rPr>
          <w:fldChar w:fldCharType="begin"/>
        </w:r>
        <w:r w:rsidR="000C2DC2">
          <w:rPr>
            <w:noProof/>
            <w:webHidden/>
          </w:rPr>
          <w:instrText xml:space="preserve"> PAGEREF _Toc76333296 \h </w:instrText>
        </w:r>
        <w:r w:rsidR="000C2DC2">
          <w:rPr>
            <w:noProof/>
            <w:webHidden/>
          </w:rPr>
        </w:r>
        <w:r w:rsidR="000C2DC2">
          <w:rPr>
            <w:noProof/>
            <w:webHidden/>
          </w:rPr>
          <w:fldChar w:fldCharType="separate"/>
        </w:r>
        <w:r w:rsidR="000C2DC2">
          <w:rPr>
            <w:noProof/>
            <w:webHidden/>
          </w:rPr>
          <w:t>30</w:t>
        </w:r>
        <w:r w:rsidR="000C2DC2">
          <w:rPr>
            <w:noProof/>
            <w:webHidden/>
          </w:rPr>
          <w:fldChar w:fldCharType="end"/>
        </w:r>
      </w:hyperlink>
    </w:p>
    <w:p w14:paraId="040F3F7C"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297" w:history="1">
        <w:r w:rsidR="000C2DC2" w:rsidRPr="00053E7D">
          <w:rPr>
            <w:rStyle w:val="Hyperlink"/>
            <w:rFonts w:asciiTheme="minorBidi" w:hAnsiTheme="minorBidi"/>
            <w:noProof/>
          </w:rPr>
          <w:t xml:space="preserve">Abbildung 12: </w:t>
        </w:r>
        <w:r w:rsidR="000C2DC2" w:rsidRPr="00053E7D">
          <w:rPr>
            <w:rStyle w:val="Hyperlink"/>
            <w:rFonts w:asciiTheme="minorBidi" w:hAnsiTheme="minorBidi"/>
            <w:bCs/>
            <w:noProof/>
          </w:rPr>
          <w:t>Vergleich der Abhängigen Variable mit ohne Ausreißer</w:t>
        </w:r>
        <w:r w:rsidR="000C2DC2">
          <w:rPr>
            <w:noProof/>
            <w:webHidden/>
          </w:rPr>
          <w:tab/>
        </w:r>
        <w:r w:rsidR="000C2DC2">
          <w:rPr>
            <w:noProof/>
            <w:webHidden/>
          </w:rPr>
          <w:fldChar w:fldCharType="begin"/>
        </w:r>
        <w:r w:rsidR="000C2DC2">
          <w:rPr>
            <w:noProof/>
            <w:webHidden/>
          </w:rPr>
          <w:instrText xml:space="preserve"> PAGEREF _Toc76333297 \h </w:instrText>
        </w:r>
        <w:r w:rsidR="000C2DC2">
          <w:rPr>
            <w:noProof/>
            <w:webHidden/>
          </w:rPr>
        </w:r>
        <w:r w:rsidR="000C2DC2">
          <w:rPr>
            <w:noProof/>
            <w:webHidden/>
          </w:rPr>
          <w:fldChar w:fldCharType="separate"/>
        </w:r>
        <w:r w:rsidR="000C2DC2">
          <w:rPr>
            <w:noProof/>
            <w:webHidden/>
          </w:rPr>
          <w:t>31</w:t>
        </w:r>
        <w:r w:rsidR="000C2DC2">
          <w:rPr>
            <w:noProof/>
            <w:webHidden/>
          </w:rPr>
          <w:fldChar w:fldCharType="end"/>
        </w:r>
      </w:hyperlink>
    </w:p>
    <w:p w14:paraId="5803381C"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298" w:history="1">
        <w:r w:rsidR="000C2DC2" w:rsidRPr="00053E7D">
          <w:rPr>
            <w:rStyle w:val="Hyperlink"/>
            <w:rFonts w:asciiTheme="minorBidi" w:hAnsiTheme="minorBidi"/>
            <w:noProof/>
          </w:rPr>
          <w:t xml:space="preserve">Abbildung 13: </w:t>
        </w:r>
        <w:r w:rsidR="000C2DC2" w:rsidRPr="00053E7D">
          <w:rPr>
            <w:rStyle w:val="Hyperlink"/>
            <w:rFonts w:asciiTheme="minorBidi" w:hAnsiTheme="minorBidi"/>
            <w:bCs/>
            <w:noProof/>
          </w:rPr>
          <w:t>Wortwolke</w:t>
        </w:r>
        <w:r w:rsidR="000C2DC2">
          <w:rPr>
            <w:noProof/>
            <w:webHidden/>
          </w:rPr>
          <w:tab/>
        </w:r>
        <w:r w:rsidR="000C2DC2">
          <w:rPr>
            <w:noProof/>
            <w:webHidden/>
          </w:rPr>
          <w:fldChar w:fldCharType="begin"/>
        </w:r>
        <w:r w:rsidR="000C2DC2">
          <w:rPr>
            <w:noProof/>
            <w:webHidden/>
          </w:rPr>
          <w:instrText xml:space="preserve"> PAGEREF _Toc76333298 \h </w:instrText>
        </w:r>
        <w:r w:rsidR="000C2DC2">
          <w:rPr>
            <w:noProof/>
            <w:webHidden/>
          </w:rPr>
        </w:r>
        <w:r w:rsidR="000C2DC2">
          <w:rPr>
            <w:noProof/>
            <w:webHidden/>
          </w:rPr>
          <w:fldChar w:fldCharType="separate"/>
        </w:r>
        <w:r w:rsidR="000C2DC2">
          <w:rPr>
            <w:noProof/>
            <w:webHidden/>
          </w:rPr>
          <w:t>33</w:t>
        </w:r>
        <w:r w:rsidR="000C2DC2">
          <w:rPr>
            <w:noProof/>
            <w:webHidden/>
          </w:rPr>
          <w:fldChar w:fldCharType="end"/>
        </w:r>
      </w:hyperlink>
    </w:p>
    <w:p w14:paraId="0E8C6FA1"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299" w:history="1">
        <w:r w:rsidR="000C2DC2" w:rsidRPr="00053E7D">
          <w:rPr>
            <w:rStyle w:val="Hyperlink"/>
            <w:rFonts w:asciiTheme="minorBidi" w:hAnsiTheme="minorBidi"/>
            <w:noProof/>
          </w:rPr>
          <w:t xml:space="preserve">Abbildung 2: </w:t>
        </w:r>
        <w:r w:rsidR="000C2DC2" w:rsidRPr="00053E7D">
          <w:rPr>
            <w:rStyle w:val="Hyperlink"/>
            <w:rFonts w:asciiTheme="minorBidi" w:hAnsiTheme="minorBidi"/>
            <w:bCs/>
            <w:noProof/>
          </w:rPr>
          <w:t>Absatzmarken anzeigen lassen</w:t>
        </w:r>
        <w:r w:rsidR="000C2DC2">
          <w:rPr>
            <w:noProof/>
            <w:webHidden/>
          </w:rPr>
          <w:tab/>
        </w:r>
        <w:r w:rsidR="000C2DC2">
          <w:rPr>
            <w:noProof/>
            <w:webHidden/>
          </w:rPr>
          <w:fldChar w:fldCharType="begin"/>
        </w:r>
        <w:r w:rsidR="000C2DC2">
          <w:rPr>
            <w:noProof/>
            <w:webHidden/>
          </w:rPr>
          <w:instrText xml:space="preserve"> PAGEREF _Toc76333299 \h </w:instrText>
        </w:r>
        <w:r w:rsidR="000C2DC2">
          <w:rPr>
            <w:noProof/>
            <w:webHidden/>
          </w:rPr>
        </w:r>
        <w:r w:rsidR="000C2DC2">
          <w:rPr>
            <w:noProof/>
            <w:webHidden/>
          </w:rPr>
          <w:fldChar w:fldCharType="separate"/>
        </w:r>
        <w:r w:rsidR="000C2DC2">
          <w:rPr>
            <w:noProof/>
            <w:webHidden/>
          </w:rPr>
          <w:t>38</w:t>
        </w:r>
        <w:r w:rsidR="000C2DC2">
          <w:rPr>
            <w:noProof/>
            <w:webHidden/>
          </w:rPr>
          <w:fldChar w:fldCharType="end"/>
        </w:r>
      </w:hyperlink>
    </w:p>
    <w:p w14:paraId="3CA324B7"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300" w:history="1">
        <w:r w:rsidR="000C2DC2" w:rsidRPr="00053E7D">
          <w:rPr>
            <w:rStyle w:val="Hyperlink"/>
            <w:rFonts w:asciiTheme="minorBidi" w:hAnsiTheme="minorBidi"/>
            <w:noProof/>
          </w:rPr>
          <w:t xml:space="preserve">Abbildung 3: </w:t>
        </w:r>
        <w:r w:rsidR="000C2DC2" w:rsidRPr="00053E7D">
          <w:rPr>
            <w:rStyle w:val="Hyperlink"/>
            <w:rFonts w:asciiTheme="minorBidi" w:hAnsiTheme="minorBidi"/>
            <w:bCs/>
            <w:noProof/>
          </w:rPr>
          <w:t>Formatvorlagen</w:t>
        </w:r>
        <w:r w:rsidR="000C2DC2">
          <w:rPr>
            <w:noProof/>
            <w:webHidden/>
          </w:rPr>
          <w:tab/>
        </w:r>
        <w:r w:rsidR="000C2DC2">
          <w:rPr>
            <w:noProof/>
            <w:webHidden/>
          </w:rPr>
          <w:fldChar w:fldCharType="begin"/>
        </w:r>
        <w:r w:rsidR="000C2DC2">
          <w:rPr>
            <w:noProof/>
            <w:webHidden/>
          </w:rPr>
          <w:instrText xml:space="preserve"> PAGEREF _Toc76333300 \h </w:instrText>
        </w:r>
        <w:r w:rsidR="000C2DC2">
          <w:rPr>
            <w:noProof/>
            <w:webHidden/>
          </w:rPr>
        </w:r>
        <w:r w:rsidR="000C2DC2">
          <w:rPr>
            <w:noProof/>
            <w:webHidden/>
          </w:rPr>
          <w:fldChar w:fldCharType="separate"/>
        </w:r>
        <w:r w:rsidR="000C2DC2">
          <w:rPr>
            <w:noProof/>
            <w:webHidden/>
          </w:rPr>
          <w:t>38</w:t>
        </w:r>
        <w:r w:rsidR="000C2DC2">
          <w:rPr>
            <w:noProof/>
            <w:webHidden/>
          </w:rPr>
          <w:fldChar w:fldCharType="end"/>
        </w:r>
      </w:hyperlink>
    </w:p>
    <w:p w14:paraId="59C46748"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301" w:history="1">
        <w:r w:rsidR="000C2DC2" w:rsidRPr="00053E7D">
          <w:rPr>
            <w:rStyle w:val="Hyperlink"/>
            <w:rFonts w:asciiTheme="minorBidi" w:hAnsiTheme="minorBidi"/>
            <w:noProof/>
          </w:rPr>
          <w:t xml:space="preserve">Abbildung 3: </w:t>
        </w:r>
        <w:r w:rsidR="000C2DC2" w:rsidRPr="00053E7D">
          <w:rPr>
            <w:rStyle w:val="Hyperlink"/>
            <w:rFonts w:asciiTheme="minorBidi" w:hAnsiTheme="minorBidi"/>
            <w:bCs/>
            <w:noProof/>
          </w:rPr>
          <w:t>Aktualisierung der Verzeichnisse</w:t>
        </w:r>
        <w:r w:rsidR="000C2DC2">
          <w:rPr>
            <w:noProof/>
            <w:webHidden/>
          </w:rPr>
          <w:tab/>
        </w:r>
        <w:r w:rsidR="000C2DC2">
          <w:rPr>
            <w:noProof/>
            <w:webHidden/>
          </w:rPr>
          <w:fldChar w:fldCharType="begin"/>
        </w:r>
        <w:r w:rsidR="000C2DC2">
          <w:rPr>
            <w:noProof/>
            <w:webHidden/>
          </w:rPr>
          <w:instrText xml:space="preserve"> PAGEREF _Toc76333301 \h </w:instrText>
        </w:r>
        <w:r w:rsidR="000C2DC2">
          <w:rPr>
            <w:noProof/>
            <w:webHidden/>
          </w:rPr>
        </w:r>
        <w:r w:rsidR="000C2DC2">
          <w:rPr>
            <w:noProof/>
            <w:webHidden/>
          </w:rPr>
          <w:fldChar w:fldCharType="separate"/>
        </w:r>
        <w:r w:rsidR="000C2DC2">
          <w:rPr>
            <w:noProof/>
            <w:webHidden/>
          </w:rPr>
          <w:t>38</w:t>
        </w:r>
        <w:r w:rsidR="000C2DC2">
          <w:rPr>
            <w:noProof/>
            <w:webHidden/>
          </w:rPr>
          <w:fldChar w:fldCharType="end"/>
        </w:r>
      </w:hyperlink>
    </w:p>
    <w:p w14:paraId="5EBB1716"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302" w:history="1">
        <w:r w:rsidR="000C2DC2" w:rsidRPr="00053E7D">
          <w:rPr>
            <w:rStyle w:val="Hyperlink"/>
            <w:rFonts w:asciiTheme="minorBidi" w:hAnsiTheme="minorBidi"/>
            <w:noProof/>
          </w:rPr>
          <w:t xml:space="preserve">Abbildung 4: </w:t>
        </w:r>
        <w:r w:rsidR="000C2DC2" w:rsidRPr="00053E7D">
          <w:rPr>
            <w:rStyle w:val="Hyperlink"/>
            <w:rFonts w:asciiTheme="minorBidi" w:hAnsiTheme="minorBidi"/>
            <w:bCs/>
            <w:noProof/>
          </w:rPr>
          <w:t>Abbildungsbeschriftung</w:t>
        </w:r>
        <w:r w:rsidR="000C2DC2">
          <w:rPr>
            <w:noProof/>
            <w:webHidden/>
          </w:rPr>
          <w:tab/>
        </w:r>
        <w:r w:rsidR="000C2DC2">
          <w:rPr>
            <w:noProof/>
            <w:webHidden/>
          </w:rPr>
          <w:fldChar w:fldCharType="begin"/>
        </w:r>
        <w:r w:rsidR="000C2DC2">
          <w:rPr>
            <w:noProof/>
            <w:webHidden/>
          </w:rPr>
          <w:instrText xml:space="preserve"> PAGEREF _Toc76333302 \h </w:instrText>
        </w:r>
        <w:r w:rsidR="000C2DC2">
          <w:rPr>
            <w:noProof/>
            <w:webHidden/>
          </w:rPr>
        </w:r>
        <w:r w:rsidR="000C2DC2">
          <w:rPr>
            <w:noProof/>
            <w:webHidden/>
          </w:rPr>
          <w:fldChar w:fldCharType="separate"/>
        </w:r>
        <w:r w:rsidR="000C2DC2">
          <w:rPr>
            <w:noProof/>
            <w:webHidden/>
          </w:rPr>
          <w:t>39</w:t>
        </w:r>
        <w:r w:rsidR="000C2DC2">
          <w:rPr>
            <w:noProof/>
            <w:webHidden/>
          </w:rPr>
          <w:fldChar w:fldCharType="end"/>
        </w:r>
      </w:hyperlink>
    </w:p>
    <w:p w14:paraId="4A719057" w14:textId="77777777" w:rsidR="000C2DC2" w:rsidRDefault="00D94DC2" w:rsidP="000C2DC2">
      <w:pPr>
        <w:pStyle w:val="Abbildungsverzeichnis"/>
        <w:tabs>
          <w:tab w:val="right" w:leader="dot" w:pos="9062"/>
        </w:tabs>
        <w:rPr>
          <w:rFonts w:asciiTheme="minorHAnsi" w:eastAsiaTheme="minorEastAsia" w:hAnsiTheme="minorHAnsi"/>
          <w:noProof/>
          <w:szCs w:val="24"/>
          <w:lang w:val="de-CH" w:eastAsia="de-DE"/>
        </w:rPr>
      </w:pPr>
      <w:hyperlink w:anchor="_Toc76333303" w:history="1">
        <w:r w:rsidR="000C2DC2" w:rsidRPr="00053E7D">
          <w:rPr>
            <w:rStyle w:val="Hyperlink"/>
            <w:rFonts w:asciiTheme="minorBidi" w:hAnsiTheme="minorBidi"/>
            <w:noProof/>
          </w:rPr>
          <w:t xml:space="preserve">Abbildung 5: </w:t>
        </w:r>
        <w:r w:rsidR="000C2DC2" w:rsidRPr="00053E7D">
          <w:rPr>
            <w:rStyle w:val="Hyperlink"/>
            <w:rFonts w:asciiTheme="minorBidi" w:hAnsiTheme="minorBidi"/>
            <w:bCs/>
            <w:noProof/>
          </w:rPr>
          <w:t>Bezeichnungen in Grafikbeschriftungen unterdrücken</w:t>
        </w:r>
        <w:r w:rsidR="000C2DC2">
          <w:rPr>
            <w:noProof/>
            <w:webHidden/>
          </w:rPr>
          <w:tab/>
        </w:r>
        <w:r w:rsidR="000C2DC2">
          <w:rPr>
            <w:noProof/>
            <w:webHidden/>
          </w:rPr>
          <w:fldChar w:fldCharType="begin"/>
        </w:r>
        <w:r w:rsidR="000C2DC2">
          <w:rPr>
            <w:noProof/>
            <w:webHidden/>
          </w:rPr>
          <w:instrText xml:space="preserve"> PAGEREF _Toc76333303 \h </w:instrText>
        </w:r>
        <w:r w:rsidR="000C2DC2">
          <w:rPr>
            <w:noProof/>
            <w:webHidden/>
          </w:rPr>
        </w:r>
        <w:r w:rsidR="000C2DC2">
          <w:rPr>
            <w:noProof/>
            <w:webHidden/>
          </w:rPr>
          <w:fldChar w:fldCharType="separate"/>
        </w:r>
        <w:r w:rsidR="000C2DC2">
          <w:rPr>
            <w:noProof/>
            <w:webHidden/>
          </w:rPr>
          <w:t>40</w:t>
        </w:r>
        <w:r w:rsidR="000C2DC2">
          <w:rPr>
            <w:noProof/>
            <w:webHidden/>
          </w:rPr>
          <w:fldChar w:fldCharType="end"/>
        </w:r>
      </w:hyperlink>
    </w:p>
    <w:p w14:paraId="01BB4249" w14:textId="77777777" w:rsidR="000C2DC2" w:rsidRPr="00CF12B3" w:rsidRDefault="000C2DC2" w:rsidP="000C2DC2">
      <w:pPr>
        <w:rPr>
          <w:rFonts w:asciiTheme="minorBidi" w:hAnsiTheme="minorBidi"/>
        </w:rPr>
      </w:pPr>
      <w:r w:rsidRPr="00CF12B3">
        <w:rPr>
          <w:rFonts w:asciiTheme="minorBidi" w:hAnsiTheme="minorBidi"/>
        </w:rPr>
        <w:fldChar w:fldCharType="end"/>
      </w:r>
    </w:p>
    <w:p w14:paraId="07EA947C" w14:textId="77777777" w:rsidR="000C2DC2" w:rsidRPr="00CF12B3" w:rsidRDefault="000C2DC2" w:rsidP="000C2DC2">
      <w:pPr>
        <w:spacing w:after="160" w:line="259" w:lineRule="auto"/>
        <w:jc w:val="left"/>
        <w:rPr>
          <w:rFonts w:asciiTheme="minorBidi" w:hAnsiTheme="minorBidi"/>
        </w:rPr>
      </w:pPr>
      <w:r w:rsidRPr="00CF12B3">
        <w:rPr>
          <w:rFonts w:asciiTheme="minorBidi" w:hAnsiTheme="minorBidi"/>
        </w:rPr>
        <w:br w:type="page"/>
      </w:r>
    </w:p>
    <w:p w14:paraId="1DFC1403" w14:textId="77777777" w:rsidR="000C2DC2" w:rsidRPr="00CF12B3" w:rsidRDefault="000C2DC2" w:rsidP="000C2DC2">
      <w:pPr>
        <w:pStyle w:val="berschrift1"/>
      </w:pPr>
      <w:bookmarkStart w:id="2" w:name="_Toc77703292"/>
      <w:r w:rsidRPr="00CF12B3">
        <w:lastRenderedPageBreak/>
        <w:t>Einleitung</w:t>
      </w:r>
      <w:bookmarkEnd w:id="2"/>
    </w:p>
    <w:p w14:paraId="2224984F" w14:textId="0580850F" w:rsidR="000C2DC2" w:rsidRPr="008552E4" w:rsidRDefault="000C2DC2" w:rsidP="000C2DC2">
      <w:pPr>
        <w:rPr>
          <w:rFonts w:asciiTheme="minorBidi" w:hAnsiTheme="minorBidi"/>
        </w:rPr>
      </w:pPr>
      <w:r w:rsidRPr="008552E4">
        <w:rPr>
          <w:rFonts w:asciiTheme="minorBidi" w:hAnsiTheme="minorBidi"/>
        </w:rPr>
        <w:t>In Deutschland, sowie auch international betrachtet, handelt es sich beim Crowdfunding</w:t>
      </w:r>
      <w:r>
        <w:rPr>
          <w:rFonts w:asciiTheme="minorBidi" w:hAnsiTheme="minorBidi"/>
        </w:rPr>
        <w:t xml:space="preserve"> </w:t>
      </w:r>
      <w:r w:rsidRPr="008552E4">
        <w:rPr>
          <w:rFonts w:asciiTheme="minorBidi" w:hAnsiTheme="minorBidi"/>
        </w:rPr>
        <w:t xml:space="preserve">um </w:t>
      </w:r>
      <w:r w:rsidR="00536680" w:rsidRPr="008552E4">
        <w:rPr>
          <w:rFonts w:asciiTheme="minorBidi" w:hAnsiTheme="minorBidi"/>
        </w:rPr>
        <w:t xml:space="preserve">ein </w:t>
      </w:r>
      <w:r w:rsidR="00536680">
        <w:rPr>
          <w:rFonts w:asciiTheme="minorBidi" w:hAnsiTheme="minorBidi"/>
        </w:rPr>
        <w:t>immer bedeutender werdendes</w:t>
      </w:r>
      <w:r w:rsidRPr="008552E4">
        <w:rPr>
          <w:rFonts w:asciiTheme="minorBidi" w:hAnsiTheme="minorBidi"/>
        </w:rPr>
        <w:t xml:space="preserve"> Phänomen.</w:t>
      </w:r>
      <w:r>
        <w:rPr>
          <w:rFonts w:asciiTheme="minorBidi" w:hAnsiTheme="minorBidi"/>
        </w:rPr>
        <w:t xml:space="preserve"> </w:t>
      </w:r>
      <w:r w:rsidR="00536680">
        <w:rPr>
          <w:rFonts w:asciiTheme="minorBidi" w:hAnsiTheme="minorBidi"/>
        </w:rPr>
        <w:t>Dabei</w:t>
      </w:r>
      <w:r w:rsidRPr="008D4B88">
        <w:rPr>
          <w:rFonts w:asciiTheme="minorBidi" w:hAnsiTheme="minorBidi"/>
        </w:rPr>
        <w:t xml:space="preserve"> </w:t>
      </w:r>
      <w:r w:rsidR="00536680">
        <w:rPr>
          <w:rFonts w:asciiTheme="minorBidi" w:hAnsiTheme="minorBidi"/>
        </w:rPr>
        <w:t>handelt es sich um</w:t>
      </w:r>
      <w:r w:rsidRPr="008D4B88">
        <w:rPr>
          <w:rFonts w:asciiTheme="minorBidi" w:hAnsiTheme="minorBidi"/>
        </w:rPr>
        <w:t xml:space="preserve"> eine moderne Erfindung zu sein, die sehr stark von der Technologie abhängig ist, während es tatsächlich eine Idee war, die weit vor dem Internet entstanden ist. Es lässt sich bis in</w:t>
      </w:r>
      <w:r>
        <w:rPr>
          <w:rFonts w:asciiTheme="minorBidi" w:hAnsiTheme="minorBidi"/>
        </w:rPr>
        <w:t xml:space="preserve"> das</w:t>
      </w:r>
      <w:r w:rsidRPr="008D4B88">
        <w:rPr>
          <w:rFonts w:asciiTheme="minorBidi" w:hAnsiTheme="minorBidi"/>
        </w:rPr>
        <w:t xml:space="preserve"> 17.</w:t>
      </w:r>
      <w:r>
        <w:rPr>
          <w:rFonts w:asciiTheme="minorBidi" w:hAnsiTheme="minorBidi"/>
        </w:rPr>
        <w:t xml:space="preserve"> </w:t>
      </w:r>
      <w:r w:rsidRPr="008D4B88">
        <w:rPr>
          <w:rFonts w:asciiTheme="minorBidi" w:hAnsiTheme="minorBidi"/>
        </w:rPr>
        <w:t xml:space="preserve">Jahrhundert zurückverfolgen, dass Crowdfunding von </w:t>
      </w:r>
      <w:r>
        <w:rPr>
          <w:rFonts w:asciiTheme="minorBidi" w:hAnsiTheme="minorBidi"/>
        </w:rPr>
        <w:t>Individuen</w:t>
      </w:r>
      <w:r w:rsidRPr="008D4B88">
        <w:rPr>
          <w:rFonts w:asciiTheme="minorBidi" w:hAnsiTheme="minorBidi"/>
        </w:rPr>
        <w:t xml:space="preserve"> genutzt wurde, um </w:t>
      </w:r>
      <w:r>
        <w:rPr>
          <w:rFonts w:asciiTheme="minorBidi" w:hAnsiTheme="minorBidi"/>
        </w:rPr>
        <w:t>selbständige</w:t>
      </w:r>
      <w:r w:rsidRPr="008D4B88">
        <w:rPr>
          <w:rFonts w:asciiTheme="minorBidi" w:hAnsiTheme="minorBidi"/>
        </w:rPr>
        <w:t xml:space="preserve"> Projekte zu finanzieren. </w:t>
      </w:r>
      <w:r>
        <w:rPr>
          <w:rFonts w:asciiTheme="minorBidi" w:hAnsiTheme="minorBidi"/>
        </w:rPr>
        <w:t>Beispielsweise hatte</w:t>
      </w:r>
      <w:r w:rsidRPr="008D4B88">
        <w:rPr>
          <w:rFonts w:asciiTheme="minorBidi" w:hAnsiTheme="minorBidi"/>
        </w:rPr>
        <w:t xml:space="preserve"> Mozart Geld von Unterstützern gesammelt,</w:t>
      </w:r>
      <w:r>
        <w:rPr>
          <w:rStyle w:val="Funotenzeichen"/>
          <w:rFonts w:asciiTheme="minorBidi" w:hAnsiTheme="minorBidi"/>
        </w:rPr>
        <w:footnoteReference w:id="1"/>
      </w:r>
      <w:r w:rsidRPr="008D4B88">
        <w:rPr>
          <w:rFonts w:asciiTheme="minorBidi" w:hAnsiTheme="minorBidi"/>
        </w:rPr>
        <w:t xml:space="preserve"> um </w:t>
      </w:r>
      <w:r>
        <w:rPr>
          <w:rFonts w:asciiTheme="minorBidi" w:hAnsiTheme="minorBidi"/>
        </w:rPr>
        <w:t>weitere</w:t>
      </w:r>
      <w:r w:rsidRPr="008D4B88">
        <w:rPr>
          <w:rFonts w:asciiTheme="minorBidi" w:hAnsiTheme="minorBidi"/>
        </w:rPr>
        <w:t xml:space="preserve"> Klavierkonzerte aufführen zu können. </w:t>
      </w:r>
      <w:r>
        <w:rPr>
          <w:rFonts w:asciiTheme="minorBidi" w:hAnsiTheme="minorBidi"/>
        </w:rPr>
        <w:t>Hierbei</w:t>
      </w:r>
      <w:r w:rsidRPr="008D4B88">
        <w:rPr>
          <w:rFonts w:asciiTheme="minorBidi" w:hAnsiTheme="minorBidi"/>
        </w:rPr>
        <w:t xml:space="preserve"> wurde</w:t>
      </w:r>
      <w:r>
        <w:rPr>
          <w:rFonts w:asciiTheme="minorBidi" w:hAnsiTheme="minorBidi"/>
        </w:rPr>
        <w:t xml:space="preserve"> </w:t>
      </w:r>
      <w:r w:rsidRPr="008D4B88">
        <w:rPr>
          <w:rFonts w:asciiTheme="minorBidi" w:hAnsiTheme="minorBidi"/>
        </w:rPr>
        <w:t>mit</w:t>
      </w:r>
      <w:r>
        <w:rPr>
          <w:rFonts w:asciiTheme="minorBidi" w:hAnsiTheme="minorBidi"/>
        </w:rPr>
        <w:t>tels</w:t>
      </w:r>
      <w:r w:rsidRPr="008D4B88">
        <w:rPr>
          <w:rFonts w:asciiTheme="minorBidi" w:hAnsiTheme="minorBidi"/>
        </w:rPr>
        <w:t xml:space="preserve"> Danksagungen sowie Erwähnungen in den Werken</w:t>
      </w:r>
      <w:r>
        <w:rPr>
          <w:rFonts w:asciiTheme="minorBidi" w:hAnsiTheme="minorBidi"/>
        </w:rPr>
        <w:t>, um</w:t>
      </w:r>
      <w:r w:rsidRPr="008D4B88">
        <w:rPr>
          <w:rFonts w:asciiTheme="minorBidi" w:hAnsiTheme="minorBidi"/>
        </w:rPr>
        <w:t xml:space="preserve"> potenzielle </w:t>
      </w:r>
      <w:r>
        <w:rPr>
          <w:rFonts w:asciiTheme="minorBidi" w:hAnsiTheme="minorBidi"/>
        </w:rPr>
        <w:t>Unterstützer</w:t>
      </w:r>
      <w:r w:rsidRPr="008D4B88">
        <w:rPr>
          <w:rFonts w:asciiTheme="minorBidi" w:hAnsiTheme="minorBidi"/>
        </w:rPr>
        <w:t xml:space="preserve"> </w:t>
      </w:r>
      <w:r>
        <w:rPr>
          <w:rFonts w:asciiTheme="minorBidi" w:hAnsiTheme="minorBidi"/>
        </w:rPr>
        <w:t>ge</w:t>
      </w:r>
      <w:r w:rsidRPr="008D4B88">
        <w:rPr>
          <w:rFonts w:asciiTheme="minorBidi" w:hAnsiTheme="minorBidi"/>
        </w:rPr>
        <w:t>worben.</w:t>
      </w:r>
      <w:r>
        <w:rPr>
          <w:rFonts w:asciiTheme="minorBidi" w:hAnsiTheme="minorBidi"/>
        </w:rPr>
        <w:t xml:space="preserve"> Obschon die Idee dieser Finanzierungsform sehr weit zurückliegt, gilt Crowdfunding heute als eine moderne Finanzierungsmethode, die mit der Plattform „Kickstarter“ international bekannt wurde, insbesondere auch weil mit zunehmendem Erfolg von Crowdfunding Plattformen, die Medien und somit auch die Allgemeinheit von dieser alternativen Finanzierungsform Kenntnis nahmen.  </w:t>
      </w:r>
    </w:p>
    <w:p w14:paraId="70F3C52B" w14:textId="77777777" w:rsidR="000C2DC2" w:rsidRPr="008552E4" w:rsidRDefault="000C2DC2" w:rsidP="000C2DC2">
      <w:pPr>
        <w:rPr>
          <w:rFonts w:asciiTheme="minorBidi" w:hAnsiTheme="minorBidi"/>
        </w:rPr>
      </w:pPr>
      <w:r>
        <w:rPr>
          <w:rFonts w:asciiTheme="minorBidi" w:hAnsiTheme="minorBidi"/>
        </w:rPr>
        <w:t>Mit Crowdfunding wird Geld bei vielen Einzelnen, zur Finanzierung von Projekten, gesammelt. Es gibt bereits Untersuchungen zu den Erfolgsfaktoren des Crowdfundings. D</w:t>
      </w:r>
      <w:r w:rsidRPr="008552E4">
        <w:rPr>
          <w:rFonts w:asciiTheme="minorBidi" w:hAnsiTheme="minorBidi"/>
        </w:rPr>
        <w:t xml:space="preserve">och wie </w:t>
      </w:r>
      <w:r>
        <w:rPr>
          <w:rFonts w:asciiTheme="minorBidi" w:hAnsiTheme="minorBidi"/>
        </w:rPr>
        <w:t>lässt</w:t>
      </w:r>
      <w:r w:rsidRPr="008552E4">
        <w:rPr>
          <w:rFonts w:asciiTheme="minorBidi" w:hAnsiTheme="minorBidi"/>
        </w:rPr>
        <w:t xml:space="preserve"> sich </w:t>
      </w:r>
      <w:r>
        <w:rPr>
          <w:rFonts w:asciiTheme="minorBidi" w:hAnsiTheme="minorBidi"/>
        </w:rPr>
        <w:t xml:space="preserve">insbesondere </w:t>
      </w:r>
      <w:r w:rsidRPr="008552E4">
        <w:rPr>
          <w:rFonts w:asciiTheme="minorBidi" w:hAnsiTheme="minorBidi"/>
        </w:rPr>
        <w:t xml:space="preserve">im </w:t>
      </w:r>
      <w:proofErr w:type="spellStart"/>
      <w:r w:rsidRPr="008552E4">
        <w:rPr>
          <w:rFonts w:asciiTheme="minorBidi" w:hAnsiTheme="minorBidi"/>
        </w:rPr>
        <w:t>Subscription</w:t>
      </w:r>
      <w:proofErr w:type="spellEnd"/>
      <w:r>
        <w:rPr>
          <w:rFonts w:asciiTheme="minorBidi" w:hAnsiTheme="minorBidi"/>
        </w:rPr>
        <w:t xml:space="preserve"> </w:t>
      </w:r>
      <w:proofErr w:type="spellStart"/>
      <w:r w:rsidRPr="008552E4">
        <w:rPr>
          <w:rFonts w:asciiTheme="minorBidi" w:hAnsiTheme="minorBidi"/>
        </w:rPr>
        <w:t>Based</w:t>
      </w:r>
      <w:proofErr w:type="spellEnd"/>
      <w:r w:rsidRPr="008552E4">
        <w:rPr>
          <w:rFonts w:asciiTheme="minorBidi" w:hAnsiTheme="minorBidi"/>
        </w:rPr>
        <w:t xml:space="preserve">-Crowdfunding </w:t>
      </w:r>
      <w:r>
        <w:rPr>
          <w:rFonts w:asciiTheme="minorBidi" w:hAnsiTheme="minorBidi"/>
        </w:rPr>
        <w:t xml:space="preserve">(SBC) </w:t>
      </w:r>
      <w:r w:rsidRPr="008552E4">
        <w:rPr>
          <w:rFonts w:asciiTheme="minorBidi" w:hAnsiTheme="minorBidi"/>
        </w:rPr>
        <w:t>Kontext extrinsische</w:t>
      </w:r>
      <w:r>
        <w:rPr>
          <w:rFonts w:asciiTheme="minorBidi" w:hAnsiTheme="minorBidi"/>
        </w:rPr>
        <w:t xml:space="preserve"> </w:t>
      </w:r>
      <w:r w:rsidRPr="008552E4">
        <w:rPr>
          <w:rFonts w:asciiTheme="minorBidi" w:hAnsiTheme="minorBidi"/>
        </w:rPr>
        <w:t>und intrin</w:t>
      </w:r>
      <w:r>
        <w:rPr>
          <w:rFonts w:asciiTheme="minorBidi" w:hAnsiTheme="minorBidi"/>
        </w:rPr>
        <w:t>si</w:t>
      </w:r>
      <w:r w:rsidRPr="008552E4">
        <w:rPr>
          <w:rFonts w:asciiTheme="minorBidi" w:hAnsiTheme="minorBidi"/>
        </w:rPr>
        <w:t>sche Motivation definieren und voneinander abgrenzen</w:t>
      </w:r>
      <w:r>
        <w:rPr>
          <w:rFonts w:asciiTheme="minorBidi" w:hAnsiTheme="minorBidi"/>
        </w:rPr>
        <w:t xml:space="preserve"> und welche Art der Motivation </w:t>
      </w:r>
      <w:r w:rsidRPr="008552E4">
        <w:rPr>
          <w:rFonts w:asciiTheme="minorBidi" w:hAnsiTheme="minorBidi"/>
        </w:rPr>
        <w:t>dominiert auf SBC Plattformen, extrinsische oder intrinsische Motivation?</w:t>
      </w:r>
      <w:r>
        <w:rPr>
          <w:rFonts w:asciiTheme="minorBidi" w:hAnsiTheme="minorBidi"/>
        </w:rPr>
        <w:t xml:space="preserve"> </w:t>
      </w:r>
      <w:r w:rsidRPr="008552E4">
        <w:rPr>
          <w:rFonts w:asciiTheme="minorBidi" w:hAnsiTheme="minorBidi"/>
        </w:rPr>
        <w:t>Was bewegt Menschen dazu, eine Subskription abzuschließen? La</w:t>
      </w:r>
      <w:r>
        <w:rPr>
          <w:rFonts w:asciiTheme="minorBidi" w:hAnsiTheme="minorBidi"/>
        </w:rPr>
        <w:t>s</w:t>
      </w:r>
      <w:r w:rsidRPr="008552E4">
        <w:rPr>
          <w:rFonts w:asciiTheme="minorBidi" w:hAnsiTheme="minorBidi"/>
        </w:rPr>
        <w:t xml:space="preserve">sen sich die Verhaltensweisen von Unterstützern auf </w:t>
      </w:r>
      <w:proofErr w:type="spellStart"/>
      <w:r w:rsidRPr="008552E4">
        <w:rPr>
          <w:rFonts w:asciiTheme="minorBidi" w:hAnsiTheme="minorBidi"/>
        </w:rPr>
        <w:t>Subscription</w:t>
      </w:r>
      <w:proofErr w:type="spellEnd"/>
      <w:r w:rsidRPr="008552E4">
        <w:rPr>
          <w:rFonts w:asciiTheme="minorBidi" w:hAnsiTheme="minorBidi"/>
        </w:rPr>
        <w:t xml:space="preserve"> </w:t>
      </w:r>
      <w:proofErr w:type="spellStart"/>
      <w:r w:rsidRPr="008552E4">
        <w:rPr>
          <w:rFonts w:asciiTheme="minorBidi" w:hAnsiTheme="minorBidi"/>
        </w:rPr>
        <w:t>Based</w:t>
      </w:r>
      <w:proofErr w:type="spellEnd"/>
      <w:r>
        <w:rPr>
          <w:rFonts w:asciiTheme="minorBidi" w:hAnsiTheme="minorBidi"/>
        </w:rPr>
        <w:t>-</w:t>
      </w:r>
      <w:r w:rsidRPr="008552E4">
        <w:rPr>
          <w:rFonts w:asciiTheme="minorBidi" w:hAnsiTheme="minorBidi"/>
        </w:rPr>
        <w:t>Crowdfunding Plattformen vorwiegend auf extrinsische oder intrinsische Motivation zurückführen?</w:t>
      </w:r>
    </w:p>
    <w:p w14:paraId="52E004D8" w14:textId="77777777" w:rsidR="000C2DC2" w:rsidRDefault="000C2DC2" w:rsidP="000C2DC2">
      <w:pPr>
        <w:rPr>
          <w:rFonts w:asciiTheme="minorBidi" w:hAnsiTheme="minorBidi"/>
        </w:rPr>
      </w:pPr>
      <w:r w:rsidRPr="00BF5374">
        <w:rPr>
          <w:rFonts w:asciiTheme="minorBidi" w:hAnsiTheme="minorBidi"/>
        </w:rPr>
        <w:t xml:space="preserve">Untersuchungsgegenstand der vorliegenden Arbeit </w:t>
      </w:r>
      <w:r>
        <w:rPr>
          <w:rFonts w:asciiTheme="minorBidi" w:hAnsiTheme="minorBidi"/>
        </w:rPr>
        <w:t xml:space="preserve">ist das </w:t>
      </w:r>
      <w:r w:rsidRPr="008552E4">
        <w:rPr>
          <w:rFonts w:asciiTheme="minorBidi" w:hAnsiTheme="minorBidi"/>
        </w:rPr>
        <w:t>Crowdfunding</w:t>
      </w:r>
      <w:r w:rsidRPr="00BF5374">
        <w:rPr>
          <w:rFonts w:asciiTheme="minorBidi" w:hAnsiTheme="minorBidi"/>
        </w:rPr>
        <w:t>.</w:t>
      </w:r>
      <w:r>
        <w:rPr>
          <w:rFonts w:asciiTheme="minorBidi" w:hAnsiTheme="minorBidi"/>
        </w:rPr>
        <w:t xml:space="preserve"> </w:t>
      </w:r>
      <w:r w:rsidRPr="008552E4">
        <w:rPr>
          <w:rFonts w:asciiTheme="minorBidi" w:hAnsiTheme="minorBidi"/>
        </w:rPr>
        <w:t xml:space="preserve">Der Fokus dieser Arbeit liegt </w:t>
      </w:r>
      <w:r>
        <w:rPr>
          <w:rFonts w:asciiTheme="minorBidi" w:hAnsiTheme="minorBidi"/>
        </w:rPr>
        <w:t xml:space="preserve">dabei </w:t>
      </w:r>
      <w:r w:rsidRPr="008552E4">
        <w:rPr>
          <w:rFonts w:asciiTheme="minorBidi" w:hAnsiTheme="minorBidi"/>
        </w:rPr>
        <w:t xml:space="preserve">auf dem </w:t>
      </w:r>
      <w:proofErr w:type="spellStart"/>
      <w:r w:rsidRPr="008552E4">
        <w:rPr>
          <w:rFonts w:asciiTheme="minorBidi" w:hAnsiTheme="minorBidi"/>
        </w:rPr>
        <w:t>Subscription</w:t>
      </w:r>
      <w:proofErr w:type="spellEnd"/>
      <w:r>
        <w:rPr>
          <w:rFonts w:asciiTheme="minorBidi" w:hAnsiTheme="minorBidi"/>
        </w:rPr>
        <w:t xml:space="preserve"> </w:t>
      </w:r>
      <w:proofErr w:type="spellStart"/>
      <w:r w:rsidRPr="008552E4">
        <w:rPr>
          <w:rFonts w:asciiTheme="minorBidi" w:hAnsiTheme="minorBidi"/>
        </w:rPr>
        <w:t>Based</w:t>
      </w:r>
      <w:proofErr w:type="spellEnd"/>
      <w:r w:rsidRPr="008552E4">
        <w:rPr>
          <w:rFonts w:asciiTheme="minorBidi" w:hAnsiTheme="minorBidi"/>
        </w:rPr>
        <w:t xml:space="preserve">-Crowdfunding </w:t>
      </w:r>
      <w:r>
        <w:rPr>
          <w:rFonts w:asciiTheme="minorBidi" w:hAnsiTheme="minorBidi"/>
        </w:rPr>
        <w:t>(</w:t>
      </w:r>
      <w:r w:rsidRPr="008552E4">
        <w:rPr>
          <w:rFonts w:asciiTheme="minorBidi" w:hAnsiTheme="minorBidi"/>
        </w:rPr>
        <w:t>SBC</w:t>
      </w:r>
      <w:r>
        <w:rPr>
          <w:rFonts w:asciiTheme="minorBidi" w:hAnsiTheme="minorBidi"/>
        </w:rPr>
        <w:t>)</w:t>
      </w:r>
      <w:r w:rsidRPr="008552E4">
        <w:rPr>
          <w:rFonts w:asciiTheme="minorBidi" w:hAnsiTheme="minorBidi"/>
        </w:rPr>
        <w:t xml:space="preserve"> Geschäftsmodell</w:t>
      </w:r>
      <w:r>
        <w:rPr>
          <w:rFonts w:asciiTheme="minorBidi" w:hAnsiTheme="minorBidi"/>
        </w:rPr>
        <w:t xml:space="preserve">. </w:t>
      </w:r>
    </w:p>
    <w:p w14:paraId="7726C6FB" w14:textId="77777777" w:rsidR="000C2DC2" w:rsidRPr="008552E4" w:rsidRDefault="000C2DC2" w:rsidP="000C2DC2">
      <w:pPr>
        <w:rPr>
          <w:rFonts w:asciiTheme="minorBidi" w:hAnsiTheme="minorBidi"/>
        </w:rPr>
      </w:pPr>
      <w:r w:rsidRPr="008552E4">
        <w:rPr>
          <w:rFonts w:asciiTheme="minorBidi" w:hAnsiTheme="minorBidi"/>
        </w:rPr>
        <w:t xml:space="preserve">Ziel dieser Arbeit ist es herauszufinden, welche Art der Motivation bei der Unterstützung von SBC </w:t>
      </w:r>
      <w:r>
        <w:rPr>
          <w:rFonts w:asciiTheme="minorBidi" w:hAnsiTheme="minorBidi"/>
        </w:rPr>
        <w:t xml:space="preserve">Modellen </w:t>
      </w:r>
      <w:r w:rsidRPr="008552E4">
        <w:rPr>
          <w:rFonts w:asciiTheme="minorBidi" w:hAnsiTheme="minorBidi"/>
        </w:rPr>
        <w:t xml:space="preserve">zugrunde liegt, um aufgrund dieser Analyse </w:t>
      </w:r>
      <w:r>
        <w:rPr>
          <w:rFonts w:asciiTheme="minorBidi" w:hAnsiTheme="minorBidi"/>
        </w:rPr>
        <w:t xml:space="preserve">eine Schlussfolgerung ziehen zu können. Diese soll dazu dienen, den Erfolg künftiger Projekte zu steigern. </w:t>
      </w:r>
    </w:p>
    <w:p w14:paraId="25AC7655" w14:textId="77777777" w:rsidR="000C2DC2" w:rsidRDefault="000C2DC2" w:rsidP="000C2DC2">
      <w:pPr>
        <w:rPr>
          <w:rFonts w:asciiTheme="minorBidi" w:hAnsiTheme="minorBidi"/>
        </w:rPr>
      </w:pPr>
      <w:r w:rsidRPr="008552E4">
        <w:rPr>
          <w:rFonts w:asciiTheme="minorBidi" w:hAnsiTheme="minorBidi"/>
        </w:rPr>
        <w:t>Um sich mit SBC zu beschäft</w:t>
      </w:r>
      <w:r>
        <w:rPr>
          <w:rFonts w:asciiTheme="minorBidi" w:hAnsiTheme="minorBidi"/>
        </w:rPr>
        <w:t>i</w:t>
      </w:r>
      <w:r w:rsidRPr="008552E4">
        <w:rPr>
          <w:rFonts w:asciiTheme="minorBidi" w:hAnsiTheme="minorBidi"/>
        </w:rPr>
        <w:t xml:space="preserve">gen, werden zunächst die Begriffe des </w:t>
      </w:r>
      <w:proofErr w:type="spellStart"/>
      <w:r w:rsidRPr="008552E4">
        <w:rPr>
          <w:rFonts w:asciiTheme="minorBidi" w:hAnsiTheme="minorBidi"/>
        </w:rPr>
        <w:t>Creators</w:t>
      </w:r>
      <w:proofErr w:type="spellEnd"/>
      <w:r w:rsidRPr="008552E4">
        <w:rPr>
          <w:rFonts w:asciiTheme="minorBidi" w:hAnsiTheme="minorBidi"/>
        </w:rPr>
        <w:t xml:space="preserve"> und des </w:t>
      </w:r>
      <w:proofErr w:type="spellStart"/>
      <w:r w:rsidRPr="008552E4">
        <w:rPr>
          <w:rFonts w:asciiTheme="minorBidi" w:hAnsiTheme="minorBidi"/>
        </w:rPr>
        <w:t>Subs</w:t>
      </w:r>
      <w:r>
        <w:rPr>
          <w:rFonts w:asciiTheme="minorBidi" w:hAnsiTheme="minorBidi"/>
        </w:rPr>
        <w:t>cribers</w:t>
      </w:r>
      <w:proofErr w:type="spellEnd"/>
      <w:r w:rsidRPr="008552E4">
        <w:rPr>
          <w:rFonts w:asciiTheme="minorBidi" w:hAnsiTheme="minorBidi"/>
        </w:rPr>
        <w:t xml:space="preserve"> geklärt. Im Übrigen können für den Zweck dieser Arbeit die Begriffe Subs</w:t>
      </w:r>
      <w:r>
        <w:rPr>
          <w:rFonts w:asciiTheme="minorBidi" w:hAnsiTheme="minorBidi"/>
        </w:rPr>
        <w:t>criber</w:t>
      </w:r>
      <w:r w:rsidRPr="008552E4">
        <w:rPr>
          <w:rFonts w:asciiTheme="minorBidi" w:hAnsiTheme="minorBidi"/>
        </w:rPr>
        <w:t xml:space="preserve">, </w:t>
      </w:r>
      <w:proofErr w:type="spellStart"/>
      <w:r w:rsidRPr="008552E4">
        <w:rPr>
          <w:rFonts w:asciiTheme="minorBidi" w:hAnsiTheme="minorBidi"/>
        </w:rPr>
        <w:t>Patreon</w:t>
      </w:r>
      <w:proofErr w:type="spellEnd"/>
      <w:r w:rsidRPr="008552E4">
        <w:rPr>
          <w:rFonts w:asciiTheme="minorBidi" w:hAnsiTheme="minorBidi"/>
        </w:rPr>
        <w:t xml:space="preserve"> und Unterstützer (bzw. </w:t>
      </w:r>
      <w:proofErr w:type="spellStart"/>
      <w:r w:rsidRPr="008552E4">
        <w:rPr>
          <w:rFonts w:asciiTheme="minorBidi" w:hAnsiTheme="minorBidi"/>
        </w:rPr>
        <w:t>Supporter</w:t>
      </w:r>
      <w:proofErr w:type="spellEnd"/>
      <w:r w:rsidRPr="008552E4">
        <w:rPr>
          <w:rFonts w:asciiTheme="minorBidi" w:hAnsiTheme="minorBidi"/>
        </w:rPr>
        <w:t>) als Synonyme verwendet werden.</w:t>
      </w:r>
      <w:r>
        <w:rPr>
          <w:rFonts w:asciiTheme="minorBidi" w:hAnsiTheme="minorBidi"/>
        </w:rPr>
        <w:t xml:space="preserve"> Während es sich </w:t>
      </w:r>
      <w:r>
        <w:rPr>
          <w:rFonts w:asciiTheme="minorBidi" w:hAnsiTheme="minorBidi"/>
        </w:rPr>
        <w:lastRenderedPageBreak/>
        <w:t xml:space="preserve">beim </w:t>
      </w:r>
      <w:proofErr w:type="spellStart"/>
      <w:r>
        <w:rPr>
          <w:rFonts w:asciiTheme="minorBidi" w:hAnsiTheme="minorBidi"/>
        </w:rPr>
        <w:t>Creator</w:t>
      </w:r>
      <w:proofErr w:type="spellEnd"/>
      <w:r>
        <w:rPr>
          <w:rFonts w:asciiTheme="minorBidi" w:hAnsiTheme="minorBidi"/>
        </w:rPr>
        <w:t xml:space="preserve"> um den Projektinitiator handelt, ist mit Subscriber der Projektteilnehmer als Unterstützer des Projekts gemeint.</w:t>
      </w:r>
    </w:p>
    <w:p w14:paraId="39AE3AD0" w14:textId="089DD697" w:rsidR="00AB275F" w:rsidRPr="00173484" w:rsidRDefault="000C2DC2" w:rsidP="00173484">
      <w:pPr>
        <w:rPr>
          <w:rFonts w:asciiTheme="minorBidi" w:hAnsiTheme="minorBidi"/>
        </w:rPr>
      </w:pPr>
      <w:r w:rsidRPr="008552E4">
        <w:rPr>
          <w:rFonts w:asciiTheme="minorBidi" w:hAnsiTheme="minorBidi"/>
        </w:rPr>
        <w:t>Einführend w</w:t>
      </w:r>
      <w:r>
        <w:rPr>
          <w:rFonts w:asciiTheme="minorBidi" w:hAnsiTheme="minorBidi"/>
        </w:rPr>
        <w:t>e</w:t>
      </w:r>
      <w:r w:rsidRPr="008552E4">
        <w:rPr>
          <w:rFonts w:asciiTheme="minorBidi" w:hAnsiTheme="minorBidi"/>
        </w:rPr>
        <w:t>rden die verschiedenen Modelle des Crowdfundings beschrieben. Im Vorausgang der Durchführung</w:t>
      </w:r>
      <w:r>
        <w:rPr>
          <w:rFonts w:asciiTheme="minorBidi" w:hAnsiTheme="minorBidi"/>
        </w:rPr>
        <w:t xml:space="preserve"> einer</w:t>
      </w:r>
      <w:r w:rsidRPr="008552E4">
        <w:rPr>
          <w:rFonts w:asciiTheme="minorBidi" w:hAnsiTheme="minorBidi"/>
        </w:rPr>
        <w:t xml:space="preserve"> Online-Umfrage</w:t>
      </w:r>
      <w:r>
        <w:rPr>
          <w:rFonts w:asciiTheme="minorBidi" w:hAnsiTheme="minorBidi"/>
        </w:rPr>
        <w:t>,</w:t>
      </w:r>
      <w:r w:rsidRPr="008552E4">
        <w:rPr>
          <w:rFonts w:asciiTheme="minorBidi" w:hAnsiTheme="minorBidi"/>
        </w:rPr>
        <w:t xml:space="preserve"> </w:t>
      </w:r>
      <w:r>
        <w:rPr>
          <w:rFonts w:asciiTheme="minorBidi" w:hAnsiTheme="minorBidi"/>
        </w:rPr>
        <w:t>bei einer ausgewählten</w:t>
      </w:r>
      <w:r w:rsidRPr="008552E4">
        <w:rPr>
          <w:rFonts w:asciiTheme="minorBidi" w:hAnsiTheme="minorBidi"/>
        </w:rPr>
        <w:t xml:space="preserve"> </w:t>
      </w:r>
      <w:r>
        <w:rPr>
          <w:rFonts w:asciiTheme="minorBidi" w:hAnsiTheme="minorBidi"/>
        </w:rPr>
        <w:t xml:space="preserve">Gruppe von Befragten, wird </w:t>
      </w:r>
      <w:r w:rsidRPr="008552E4">
        <w:rPr>
          <w:rFonts w:asciiTheme="minorBidi" w:hAnsiTheme="minorBidi"/>
        </w:rPr>
        <w:t xml:space="preserve">eine Web-Applikation konstruiert. Hierbei </w:t>
      </w:r>
      <w:r>
        <w:rPr>
          <w:rFonts w:asciiTheme="minorBidi" w:hAnsiTheme="minorBidi"/>
        </w:rPr>
        <w:t>besteht</w:t>
      </w:r>
      <w:r w:rsidRPr="008552E4">
        <w:rPr>
          <w:rFonts w:asciiTheme="minorBidi" w:hAnsiTheme="minorBidi"/>
        </w:rPr>
        <w:t xml:space="preserve"> der Anspruch, eine wartungsfreundliche und wiederverwertbare Anwendung zu</w:t>
      </w:r>
      <w:r>
        <w:rPr>
          <w:rFonts w:asciiTheme="minorBidi" w:hAnsiTheme="minorBidi"/>
        </w:rPr>
        <w:t xml:space="preserve"> </w:t>
      </w:r>
      <w:r w:rsidRPr="008552E4">
        <w:rPr>
          <w:rFonts w:asciiTheme="minorBidi" w:hAnsiTheme="minorBidi"/>
        </w:rPr>
        <w:t>entwerfen.</w:t>
      </w:r>
      <w:r>
        <w:rPr>
          <w:rFonts w:asciiTheme="minorBidi" w:hAnsiTheme="minorBidi"/>
        </w:rPr>
        <w:t xml:space="preserve"> </w:t>
      </w:r>
      <w:r w:rsidRPr="008552E4">
        <w:rPr>
          <w:rFonts w:asciiTheme="minorBidi" w:hAnsiTheme="minorBidi"/>
        </w:rPr>
        <w:t xml:space="preserve">Des </w:t>
      </w:r>
      <w:proofErr w:type="spellStart"/>
      <w:r w:rsidRPr="008552E4">
        <w:rPr>
          <w:rFonts w:asciiTheme="minorBidi" w:hAnsiTheme="minorBidi"/>
        </w:rPr>
        <w:t>Weiteren</w:t>
      </w:r>
      <w:proofErr w:type="spellEnd"/>
      <w:r w:rsidRPr="008552E4">
        <w:rPr>
          <w:rFonts w:asciiTheme="minorBidi" w:hAnsiTheme="minorBidi"/>
        </w:rPr>
        <w:t xml:space="preserve"> </w:t>
      </w:r>
      <w:r>
        <w:rPr>
          <w:rFonts w:asciiTheme="minorBidi" w:hAnsiTheme="minorBidi"/>
        </w:rPr>
        <w:t>ist</w:t>
      </w:r>
      <w:r w:rsidRPr="008552E4">
        <w:rPr>
          <w:rFonts w:asciiTheme="minorBidi" w:hAnsiTheme="minorBidi"/>
        </w:rPr>
        <w:t xml:space="preserve"> es wichtig, die mobile Nutzung zu ermöglichen, denn immerhin findet mehr als die Hälfte des gesamten Internetverkehrs auf Mobilgeräten statt.</w:t>
      </w:r>
      <w:r>
        <w:rPr>
          <w:rStyle w:val="Funotenzeichen"/>
          <w:rFonts w:asciiTheme="minorBidi" w:hAnsiTheme="minorBidi"/>
        </w:rPr>
        <w:footnoteReference w:id="2"/>
      </w:r>
      <w:r>
        <w:rPr>
          <w:rFonts w:asciiTheme="minorBidi" w:hAnsiTheme="minorBidi"/>
        </w:rPr>
        <w:t xml:space="preserve"> </w:t>
      </w:r>
      <w:r w:rsidRPr="008552E4">
        <w:rPr>
          <w:rFonts w:asciiTheme="minorBidi" w:hAnsiTheme="minorBidi"/>
        </w:rPr>
        <w:t>Um an eine repräsentative Stichprobe zu gelangen,</w:t>
      </w:r>
      <w:r>
        <w:rPr>
          <w:rFonts w:asciiTheme="minorBidi" w:hAnsiTheme="minorBidi"/>
        </w:rPr>
        <w:t xml:space="preserve"> wird</w:t>
      </w:r>
      <w:r w:rsidRPr="008552E4">
        <w:rPr>
          <w:rFonts w:asciiTheme="minorBidi" w:hAnsiTheme="minorBidi"/>
        </w:rPr>
        <w:t xml:space="preserve"> eine reaktive</w:t>
      </w:r>
      <w:r>
        <w:rPr>
          <w:rFonts w:asciiTheme="minorBidi" w:hAnsiTheme="minorBidi"/>
        </w:rPr>
        <w:t xml:space="preserve"> </w:t>
      </w:r>
      <w:r w:rsidRPr="008552E4">
        <w:rPr>
          <w:rFonts w:asciiTheme="minorBidi" w:hAnsiTheme="minorBidi"/>
        </w:rPr>
        <w:t>und mobilnutzerfreundliche Anwendung entwickelt.</w:t>
      </w:r>
      <w:r>
        <w:rPr>
          <w:rFonts w:asciiTheme="minorBidi" w:hAnsiTheme="minorBidi"/>
        </w:rPr>
        <w:t xml:space="preserve"> </w:t>
      </w:r>
      <w:r w:rsidRPr="008552E4">
        <w:rPr>
          <w:rFonts w:asciiTheme="minorBidi" w:hAnsiTheme="minorBidi"/>
        </w:rPr>
        <w:t xml:space="preserve">Um diesen Ansprüchen gerecht zu werden, </w:t>
      </w:r>
      <w:r>
        <w:rPr>
          <w:rFonts w:asciiTheme="minorBidi" w:hAnsiTheme="minorBidi"/>
        </w:rPr>
        <w:t>wird</w:t>
      </w:r>
      <w:r w:rsidRPr="008552E4">
        <w:rPr>
          <w:rFonts w:asciiTheme="minorBidi" w:hAnsiTheme="minorBidi"/>
        </w:rPr>
        <w:t xml:space="preserve"> bei der Entwicklung auf das </w:t>
      </w:r>
      <w:proofErr w:type="spellStart"/>
      <w:r w:rsidRPr="008552E4">
        <w:rPr>
          <w:rFonts w:asciiTheme="minorBidi" w:hAnsiTheme="minorBidi"/>
        </w:rPr>
        <w:t>Javascript</w:t>
      </w:r>
      <w:proofErr w:type="spellEnd"/>
      <w:r w:rsidRPr="008552E4">
        <w:rPr>
          <w:rFonts w:asciiTheme="minorBidi" w:hAnsiTheme="minorBidi"/>
        </w:rPr>
        <w:t xml:space="preserve"> Framework </w:t>
      </w:r>
      <w:proofErr w:type="spellStart"/>
      <w:r w:rsidRPr="008552E4">
        <w:rPr>
          <w:rFonts w:asciiTheme="minorBidi" w:hAnsiTheme="minorBidi"/>
        </w:rPr>
        <w:t>React</w:t>
      </w:r>
      <w:proofErr w:type="spellEnd"/>
      <w:r w:rsidRPr="008552E4">
        <w:rPr>
          <w:rFonts w:asciiTheme="minorBidi" w:hAnsiTheme="minorBidi"/>
        </w:rPr>
        <w:t xml:space="preserve"> zurückgegriffen. Überdies w</w:t>
      </w:r>
      <w:r>
        <w:rPr>
          <w:rFonts w:asciiTheme="minorBidi" w:hAnsiTheme="minorBidi"/>
        </w:rPr>
        <w:t>e</w:t>
      </w:r>
      <w:r w:rsidRPr="008552E4">
        <w:rPr>
          <w:rFonts w:asciiTheme="minorBidi" w:hAnsiTheme="minorBidi"/>
        </w:rPr>
        <w:t xml:space="preserve">rden zusätzliche Libraries wie </w:t>
      </w:r>
      <w:proofErr w:type="spellStart"/>
      <w:r w:rsidRPr="008552E4">
        <w:rPr>
          <w:rFonts w:asciiTheme="minorBidi" w:hAnsiTheme="minorBidi"/>
        </w:rPr>
        <w:t>SuerveyJS</w:t>
      </w:r>
      <w:proofErr w:type="spellEnd"/>
      <w:r w:rsidRPr="008552E4">
        <w:rPr>
          <w:rFonts w:asciiTheme="minorBidi" w:hAnsiTheme="minorBidi"/>
        </w:rPr>
        <w:t xml:space="preserve"> und Bootstrap verwendet.</w:t>
      </w:r>
      <w:r>
        <w:rPr>
          <w:rFonts w:asciiTheme="minorBidi" w:hAnsiTheme="minorBidi"/>
        </w:rPr>
        <w:t xml:space="preserve"> </w:t>
      </w:r>
      <w:r w:rsidRPr="00BF5374">
        <w:rPr>
          <w:rFonts w:asciiTheme="minorBidi" w:hAnsiTheme="minorBidi"/>
        </w:rPr>
        <w:t xml:space="preserve">Die </w:t>
      </w:r>
      <w:r>
        <w:rPr>
          <w:rFonts w:asciiTheme="minorBidi" w:hAnsiTheme="minorBidi"/>
        </w:rPr>
        <w:t xml:space="preserve">hierbei </w:t>
      </w:r>
      <w:r w:rsidRPr="00BF5374">
        <w:rPr>
          <w:rFonts w:asciiTheme="minorBidi" w:hAnsiTheme="minorBidi"/>
        </w:rPr>
        <w:t xml:space="preserve">erhobenen Daten dienen </w:t>
      </w:r>
      <w:r>
        <w:rPr>
          <w:rFonts w:asciiTheme="minorBidi" w:hAnsiTheme="minorBidi"/>
        </w:rPr>
        <w:t>einer</w:t>
      </w:r>
      <w:r w:rsidRPr="00BF5374">
        <w:rPr>
          <w:rFonts w:asciiTheme="minorBidi" w:hAnsiTheme="minorBidi"/>
        </w:rPr>
        <w:t xml:space="preserve"> Trendwiedergabe</w:t>
      </w:r>
      <w:r>
        <w:rPr>
          <w:rFonts w:asciiTheme="minorBidi" w:hAnsiTheme="minorBidi"/>
        </w:rPr>
        <w:t>.</w:t>
      </w:r>
      <w:r w:rsidRPr="00BF5374">
        <w:rPr>
          <w:rFonts w:asciiTheme="minorBidi" w:hAnsiTheme="minorBidi"/>
        </w:rPr>
        <w:t xml:space="preserve"> </w:t>
      </w:r>
    </w:p>
    <w:p w14:paraId="4C287609" w14:textId="78654BCB" w:rsidR="00AB275F" w:rsidRDefault="00173484" w:rsidP="000C2DC2">
      <w:pPr>
        <w:rPr>
          <w:rFonts w:asciiTheme="minorBidi" w:hAnsiTheme="minorBidi"/>
        </w:rPr>
      </w:pPr>
      <w:r w:rsidRPr="00BD6FA5">
        <w:rPr>
          <w:rFonts w:asciiTheme="minorBidi" w:hAnsiTheme="minorBidi"/>
        </w:rPr>
        <w:t xml:space="preserve">Um </w:t>
      </w:r>
      <w:r>
        <w:rPr>
          <w:rFonts w:asciiTheme="minorBidi" w:hAnsiTheme="minorBidi"/>
        </w:rPr>
        <w:t xml:space="preserve">aus den gewonnenen Daten Rückschlüsse über </w:t>
      </w:r>
      <w:r w:rsidRPr="00BD6FA5">
        <w:rPr>
          <w:rFonts w:asciiTheme="minorBidi" w:hAnsiTheme="minorBidi"/>
        </w:rPr>
        <w:t xml:space="preserve">die verschiedenen Effekte einzelner Motivationsfaktoren auf die Unterstützungsbereitschaft </w:t>
      </w:r>
      <w:r>
        <w:rPr>
          <w:rFonts w:asciiTheme="minorBidi" w:hAnsiTheme="minorBidi"/>
        </w:rPr>
        <w:t xml:space="preserve">auf SBC Plattformen </w:t>
      </w:r>
      <w:r w:rsidRPr="00BD6FA5">
        <w:rPr>
          <w:rFonts w:asciiTheme="minorBidi" w:hAnsiTheme="minorBidi"/>
        </w:rPr>
        <w:t xml:space="preserve">zu </w:t>
      </w:r>
      <w:r>
        <w:rPr>
          <w:rFonts w:asciiTheme="minorBidi" w:hAnsiTheme="minorBidi"/>
        </w:rPr>
        <w:t>ziehen</w:t>
      </w:r>
      <w:r w:rsidRPr="00BD6FA5">
        <w:rPr>
          <w:rFonts w:asciiTheme="minorBidi" w:hAnsiTheme="minorBidi"/>
        </w:rPr>
        <w:t>, wurden die q</w:t>
      </w:r>
      <w:r>
        <w:rPr>
          <w:rFonts w:asciiTheme="minorBidi" w:hAnsiTheme="minorBidi"/>
        </w:rPr>
        <w:t>uant</w:t>
      </w:r>
      <w:r w:rsidRPr="00BD6FA5">
        <w:rPr>
          <w:rFonts w:asciiTheme="minorBidi" w:hAnsiTheme="minorBidi"/>
        </w:rPr>
        <w:t xml:space="preserve">itativen </w:t>
      </w:r>
      <w:r>
        <w:rPr>
          <w:rFonts w:asciiTheme="minorBidi" w:hAnsiTheme="minorBidi"/>
        </w:rPr>
        <w:t xml:space="preserve">Daten des </w:t>
      </w:r>
      <w:proofErr w:type="gramStart"/>
      <w:r>
        <w:rPr>
          <w:rFonts w:asciiTheme="minorBidi" w:hAnsiTheme="minorBidi"/>
        </w:rPr>
        <w:t>Online Fragebogens</w:t>
      </w:r>
      <w:proofErr w:type="gramEnd"/>
      <w:r>
        <w:rPr>
          <w:rFonts w:asciiTheme="minorBidi" w:hAnsiTheme="minorBidi"/>
        </w:rPr>
        <w:t xml:space="preserve"> mit </w:t>
      </w:r>
      <w:r w:rsidRPr="00BD6FA5">
        <w:rPr>
          <w:rFonts w:asciiTheme="minorBidi" w:hAnsiTheme="minorBidi"/>
        </w:rPr>
        <w:t xml:space="preserve">der Programmiersprache R ausgewertet. </w:t>
      </w:r>
      <w:r>
        <w:rPr>
          <w:rFonts w:asciiTheme="minorBidi" w:hAnsiTheme="minorBidi"/>
        </w:rPr>
        <w:t>Es wurde eine Faktoranalyse durchgeführt</w:t>
      </w:r>
      <w:r w:rsidRPr="00BD6FA5">
        <w:rPr>
          <w:rFonts w:asciiTheme="minorBidi" w:hAnsiTheme="minorBidi"/>
        </w:rPr>
        <w:t xml:space="preserve">. Die Auswertung </w:t>
      </w:r>
      <w:r>
        <w:rPr>
          <w:rFonts w:asciiTheme="minorBidi" w:hAnsiTheme="minorBidi"/>
        </w:rPr>
        <w:t xml:space="preserve">der </w:t>
      </w:r>
      <w:r>
        <w:rPr>
          <w:rFonts w:asciiTheme="minorBidi" w:hAnsiTheme="minorBidi"/>
          <w:lang w:val="de-CH"/>
        </w:rPr>
        <w:t>qualitativ erhobenen Daten</w:t>
      </w:r>
      <w:r w:rsidRPr="00E24664">
        <w:rPr>
          <w:rFonts w:asciiTheme="minorBidi" w:hAnsiTheme="minorBidi"/>
          <w:lang w:val="de-CH"/>
        </w:rPr>
        <w:t xml:space="preserve"> </w:t>
      </w:r>
      <w:r>
        <w:rPr>
          <w:rFonts w:asciiTheme="minorBidi" w:hAnsiTheme="minorBidi"/>
        </w:rPr>
        <w:t>erfolgte nach der qualitativen Inhaltsanalyse mit Hilfe der Software MAXQDA</w:t>
      </w:r>
      <w:r w:rsidRPr="00BD6FA5">
        <w:rPr>
          <w:rFonts w:asciiTheme="minorBidi" w:hAnsiTheme="minorBidi"/>
        </w:rPr>
        <w:t xml:space="preserve">. </w:t>
      </w:r>
    </w:p>
    <w:p w14:paraId="23D31757" w14:textId="77777777" w:rsidR="000C2DC2" w:rsidRDefault="000C2DC2" w:rsidP="000C2DC2">
      <w:pPr>
        <w:pStyle w:val="berschrift1"/>
      </w:pPr>
      <w:bookmarkStart w:id="3" w:name="_Toc77103123"/>
      <w:bookmarkStart w:id="4" w:name="_Toc77703293"/>
      <w:r>
        <w:t>Crowdfunding</w:t>
      </w:r>
      <w:bookmarkEnd w:id="3"/>
      <w:bookmarkEnd w:id="4"/>
    </w:p>
    <w:p w14:paraId="7433293D" w14:textId="7FF4A6FA" w:rsidR="000C2DC2" w:rsidRDefault="000C2DC2" w:rsidP="00811E0E">
      <w:pPr>
        <w:pStyle w:val="berschrift2"/>
      </w:pPr>
      <w:bookmarkStart w:id="5" w:name="_Toc77103124"/>
      <w:bookmarkStart w:id="6" w:name="_Toc77703294"/>
      <w:r>
        <w:t>Begriffsdefinition und Grundidee</w:t>
      </w:r>
      <w:bookmarkEnd w:id="5"/>
      <w:bookmarkEnd w:id="6"/>
    </w:p>
    <w:p w14:paraId="69C1F1AF" w14:textId="77777777" w:rsidR="000C2DC2" w:rsidRDefault="000C2DC2" w:rsidP="000C2DC2">
      <w:r>
        <w:t xml:space="preserve">Der Begriff Crowdfunding ist ein umfassender Begriff, welcher oft </w:t>
      </w:r>
      <w:proofErr w:type="gramStart"/>
      <w:r>
        <w:t>durch relativ</w:t>
      </w:r>
      <w:proofErr w:type="gramEnd"/>
      <w:r>
        <w:t xml:space="preserve"> kleine Zuwendungen zahlreicher Individuen, mit der Intention, ein bestimmtes Projektziel zu erreichen, definiert ist.</w:t>
      </w:r>
      <w:r>
        <w:rPr>
          <w:rStyle w:val="Funotenzeichen"/>
        </w:rPr>
        <w:footnoteReference w:id="3"/>
      </w:r>
      <w:r>
        <w:t xml:space="preserve"> Laut </w:t>
      </w:r>
      <w:proofErr w:type="spellStart"/>
      <w:r>
        <w:t>Belleflamme</w:t>
      </w:r>
      <w:proofErr w:type="spellEnd"/>
      <w:r>
        <w:t xml:space="preserve"> geht es hierbei in erster Linie darum, von einem möglichst großen Publikum, Unterstützung zu erlangen. Dies kann beispielsweise in Form von Eigenkapital, Löhnen, Spenden oder Vorbestellungen des zu produzierenden Produktes erfolgen.</w:t>
      </w:r>
      <w:r>
        <w:rPr>
          <w:rStyle w:val="Funotenzeichen"/>
        </w:rPr>
        <w:footnoteReference w:id="4"/>
      </w:r>
    </w:p>
    <w:p w14:paraId="5061AF66" w14:textId="77777777" w:rsidR="000C2DC2" w:rsidRPr="00AE74B9" w:rsidRDefault="000C2DC2" w:rsidP="000C2DC2">
      <w:r>
        <w:t xml:space="preserve">Laut Ahlers kann Crowdfunding als ein offener Aufruf zu finanzieller Unterstützung verstanden werden. Dieser Vorgang tritt häufig auf sogenannten Crowdfunding </w:t>
      </w:r>
      <w:r>
        <w:lastRenderedPageBreak/>
        <w:t>Plattformen (CFP) auf, welche als Vermittler zwischen Finanzierungssuchenden und Finanzierungsgebenden agieren.</w:t>
      </w:r>
      <w:r>
        <w:rPr>
          <w:rStyle w:val="Funotenzeichen"/>
        </w:rPr>
        <w:footnoteReference w:id="5"/>
      </w:r>
      <w:r>
        <w:t xml:space="preserve"> </w:t>
      </w:r>
    </w:p>
    <w:p w14:paraId="4E92BA50" w14:textId="77777777" w:rsidR="000C2DC2" w:rsidRPr="00CF12B3" w:rsidRDefault="000C2DC2" w:rsidP="000C2DC2">
      <w:r>
        <w:t xml:space="preserve">Die Grundidee des Crowdfundings beruht auf dem Konzept des </w:t>
      </w:r>
      <w:proofErr w:type="spellStart"/>
      <w:r>
        <w:t>Crowdsourcings</w:t>
      </w:r>
      <w:proofErr w:type="spellEnd"/>
      <w:r>
        <w:t xml:space="preserve">, welches sich das Internet zunutze macht, um eine große Menge an Menschen, Ideen, Feedbacks und Lösungen für unternehmerische Aktivitäten, zu gewinnen. Es handelt sich beim Crowdfunding um eine Finanzierungsform bzw. eine Kapitalbeschaffung </w:t>
      </w:r>
      <w:r w:rsidRPr="002731CD">
        <w:t>über</w:t>
      </w:r>
      <w:r>
        <w:t xml:space="preserve"> </w:t>
      </w:r>
      <w:r w:rsidRPr="002731CD">
        <w:t>Internetplattformen</w:t>
      </w:r>
      <w:r>
        <w:t>. Dies ermöglicht den Firmen oft günstige Kreativarbeit, wie zum Beispiel Produktdesign, Marketing und Qualitätsprüfung, zu mobilisieren.</w:t>
      </w:r>
      <w:r>
        <w:rPr>
          <w:rStyle w:val="Funotenzeichen"/>
        </w:rPr>
        <w:footnoteReference w:id="6"/>
      </w:r>
      <w:r>
        <w:t xml:space="preserve"> Die Besonderheit der Finanzierungsform ist, dass es sich vielmehr um eine Beteiligung an einem Projekt, Produkt, Startup, Unternehmen bzw. einer Immobilie handelt als die Finanzierung, welche über Eigenkapital oder eine Kombination aus Eigen- und Fremdkapital zustande kommt. Die am Crowdfunding Beteiligten sind die Projektinitiatoren, welche über Crowdfunding-Plattformen direkt auf die </w:t>
      </w:r>
      <w:proofErr w:type="spellStart"/>
      <w:r>
        <w:t>Crowd</w:t>
      </w:r>
      <w:proofErr w:type="spellEnd"/>
      <w:r>
        <w:t xml:space="preserve"> (Menschenmasse) treffen, die die Ziele der Initiatoren unterstützen</w:t>
      </w:r>
      <w:r w:rsidRPr="00C5440F">
        <w:t>.</w:t>
      </w:r>
    </w:p>
    <w:p w14:paraId="7064D639" w14:textId="4F3BBE0B" w:rsidR="000C2DC2" w:rsidRDefault="000C2DC2" w:rsidP="00AE5F73">
      <w:pPr>
        <w:pStyle w:val="berschrift1"/>
      </w:pPr>
      <w:bookmarkStart w:id="7" w:name="_Toc77703295"/>
      <w:bookmarkStart w:id="8" w:name="_Toc77103125"/>
      <w:r>
        <w:t xml:space="preserve">Fünf </w:t>
      </w:r>
      <w:r w:rsidRPr="00CB6C38">
        <w:t xml:space="preserve">Arten </w:t>
      </w:r>
      <w:r>
        <w:t>des</w:t>
      </w:r>
      <w:r w:rsidRPr="00CB6C38">
        <w:t xml:space="preserve"> Crowdfunding</w:t>
      </w:r>
      <w:r>
        <w:t>s</w:t>
      </w:r>
      <w:r w:rsidRPr="00CB6C38">
        <w:t xml:space="preserve"> und </w:t>
      </w:r>
      <w:r>
        <w:t xml:space="preserve">deren </w:t>
      </w:r>
      <w:r w:rsidRPr="00CB6C38">
        <w:t>Geschäftsmodelle</w:t>
      </w:r>
      <w:bookmarkEnd w:id="7"/>
      <w:r w:rsidRPr="00CB6C38">
        <w:t xml:space="preserve"> </w:t>
      </w:r>
      <w:bookmarkEnd w:id="8"/>
    </w:p>
    <w:p w14:paraId="677B2D09" w14:textId="77777777" w:rsidR="000C2DC2" w:rsidRPr="006118BA" w:rsidRDefault="000C2DC2" w:rsidP="000C2DC2">
      <w:r>
        <w:t>Nachfolgend werden die fünf verschiedenen Arten des Crowdfundings und deren Geschäftsmodelle beschrieben. Equity-</w:t>
      </w:r>
      <w:proofErr w:type="spellStart"/>
      <w:r>
        <w:t>Based</w:t>
      </w:r>
      <w:proofErr w:type="spellEnd"/>
      <w:r>
        <w:t xml:space="preserve"> Crowdfunding beinhaltet ein eigenkapitalbasiertes Investment mit Partizipation über Gewinn-/Erfolgsbeteiligung. Bei </w:t>
      </w:r>
      <w:proofErr w:type="spellStart"/>
      <w:r>
        <w:t>Lending-Based</w:t>
      </w:r>
      <w:proofErr w:type="spellEnd"/>
      <w:r>
        <w:t xml:space="preserve"> Crowdfunding verleiht der Kapitalgeber Geld und erhält als Gegenleistung einen festgelegten Zinssatz. Donation-</w:t>
      </w:r>
      <w:proofErr w:type="spellStart"/>
      <w:r>
        <w:t>Based</w:t>
      </w:r>
      <w:proofErr w:type="spellEnd"/>
      <w:r>
        <w:t xml:space="preserve"> Crowdfunding ist spendenbasierend, bei welchem eine Spende ohne finanzielle oder materielle Gegenleistung vorgenommen wird. Beim </w:t>
      </w:r>
      <w:proofErr w:type="spellStart"/>
      <w:r>
        <w:t>Reward-Based</w:t>
      </w:r>
      <w:proofErr w:type="spellEnd"/>
      <w:r>
        <w:t xml:space="preserve"> Crowdfunding wird eine finanzielle Beteiligung mit materieller, aber nicht-monetärer Gegenleistung ausgeübt, sowie ein Erhalt eines nicht-finanziellen Dankeschöns. </w:t>
      </w:r>
      <w:proofErr w:type="spellStart"/>
      <w:r>
        <w:t>Subscription-Based</w:t>
      </w:r>
      <w:proofErr w:type="spellEnd"/>
      <w:r>
        <w:t xml:space="preserve"> Crowdfunding steht für eine abonnementbasierte Finanzierung und ist mit monatlichem, regelmäßigem Geldeingang verbunden. </w:t>
      </w:r>
    </w:p>
    <w:p w14:paraId="7B7B947F" w14:textId="77777777" w:rsidR="000C2DC2" w:rsidRPr="00CB6C38" w:rsidRDefault="000C2DC2" w:rsidP="000C2DC2">
      <w:pPr>
        <w:pStyle w:val="berschrift3"/>
        <w:rPr>
          <w:rFonts w:asciiTheme="minorBidi" w:hAnsiTheme="minorBidi"/>
        </w:rPr>
      </w:pPr>
      <w:bookmarkStart w:id="9" w:name="_Toc77103126"/>
      <w:bookmarkStart w:id="10" w:name="_Toc77703296"/>
      <w:r w:rsidRPr="00E679C6">
        <w:rPr>
          <w:rFonts w:asciiTheme="minorBidi" w:hAnsiTheme="minorBidi" w:cstheme="minorBidi"/>
        </w:rPr>
        <w:t>Equity</w:t>
      </w:r>
      <w:r w:rsidRPr="00CB6C38">
        <w:rPr>
          <w:rFonts w:asciiTheme="minorBidi" w:hAnsiTheme="minorBidi"/>
        </w:rPr>
        <w:t>-</w:t>
      </w:r>
      <w:proofErr w:type="spellStart"/>
      <w:r w:rsidRPr="00CB6C38">
        <w:rPr>
          <w:rFonts w:asciiTheme="minorBidi" w:hAnsiTheme="minorBidi"/>
        </w:rPr>
        <w:t>Based</w:t>
      </w:r>
      <w:proofErr w:type="spellEnd"/>
      <w:r w:rsidRPr="00CB6C38">
        <w:rPr>
          <w:rFonts w:asciiTheme="minorBidi" w:hAnsiTheme="minorBidi"/>
        </w:rPr>
        <w:t xml:space="preserve"> Crowdfunding Modell</w:t>
      </w:r>
      <w:bookmarkEnd w:id="9"/>
      <w:bookmarkEnd w:id="10"/>
    </w:p>
    <w:p w14:paraId="4EFCD15C" w14:textId="77777777" w:rsidR="000C2DC2" w:rsidRPr="00CB6C38" w:rsidRDefault="000C2DC2" w:rsidP="000C2DC2">
      <w:pPr>
        <w:rPr>
          <w:rFonts w:asciiTheme="minorBidi" w:hAnsiTheme="minorBidi"/>
        </w:rPr>
      </w:pPr>
      <w:r w:rsidRPr="00CB6C38">
        <w:rPr>
          <w:rFonts w:asciiTheme="minorBidi" w:hAnsiTheme="minorBidi"/>
        </w:rPr>
        <w:t>Beim Equity-</w:t>
      </w:r>
      <w:proofErr w:type="spellStart"/>
      <w:r w:rsidRPr="00CB6C38">
        <w:rPr>
          <w:rFonts w:asciiTheme="minorBidi" w:hAnsiTheme="minorBidi"/>
        </w:rPr>
        <w:t>Based</w:t>
      </w:r>
      <w:proofErr w:type="spellEnd"/>
      <w:r w:rsidRPr="00CB6C38">
        <w:rPr>
          <w:rFonts w:asciiTheme="minorBidi" w:hAnsiTheme="minorBidi"/>
        </w:rPr>
        <w:t xml:space="preserve"> Crowdfunding (EBC)</w:t>
      </w:r>
      <w:r>
        <w:rPr>
          <w:rFonts w:asciiTheme="minorBidi" w:hAnsiTheme="minorBidi"/>
        </w:rPr>
        <w:t xml:space="preserve"> </w:t>
      </w:r>
      <w:r w:rsidRPr="00CB6C38">
        <w:rPr>
          <w:rFonts w:asciiTheme="minorBidi" w:hAnsiTheme="minorBidi"/>
        </w:rPr>
        <w:t>agieren die Unterstützer als Investoren</w:t>
      </w:r>
      <w:r>
        <w:rPr>
          <w:rFonts w:asciiTheme="minorBidi" w:hAnsiTheme="minorBidi"/>
        </w:rPr>
        <w:t xml:space="preserve">, </w:t>
      </w:r>
      <w:r>
        <w:t>um im Gegenzug eine Rendite auf ihr Investment zu erhalten</w:t>
      </w:r>
      <w:r w:rsidRPr="00CB6C38">
        <w:rPr>
          <w:rFonts w:asciiTheme="minorBidi" w:hAnsiTheme="minorBidi"/>
        </w:rPr>
        <w:t xml:space="preserve">, z.B. in Form von </w:t>
      </w:r>
      <w:r w:rsidRPr="00CB6C38">
        <w:rPr>
          <w:rFonts w:asciiTheme="minorBidi" w:hAnsiTheme="minorBidi"/>
        </w:rPr>
        <w:lastRenderedPageBreak/>
        <w:t>Gewinnbeteiligung an einer erfolgreichen</w:t>
      </w:r>
      <w:r>
        <w:rPr>
          <w:rFonts w:asciiTheme="minorBidi" w:hAnsiTheme="minorBidi"/>
        </w:rPr>
        <w:t xml:space="preserve"> </w:t>
      </w:r>
      <w:r w:rsidRPr="00CB6C38">
        <w:rPr>
          <w:rFonts w:asciiTheme="minorBidi" w:hAnsiTheme="minorBidi"/>
        </w:rPr>
        <w:t>Kampagne.</w:t>
      </w:r>
      <w:r>
        <w:rPr>
          <w:rStyle w:val="Funotenzeichen"/>
          <w:rFonts w:asciiTheme="minorBidi" w:hAnsiTheme="minorBidi"/>
        </w:rPr>
        <w:footnoteReference w:id="7"/>
      </w:r>
      <w:r>
        <w:rPr>
          <w:rFonts w:asciiTheme="minorBidi" w:hAnsiTheme="minorBidi"/>
        </w:rPr>
        <w:t xml:space="preserve"> </w:t>
      </w:r>
      <w:r w:rsidRPr="00603E11">
        <w:rPr>
          <w:rFonts w:asciiTheme="minorBidi" w:hAnsiTheme="minorBidi"/>
        </w:rPr>
        <w:t xml:space="preserve">Das </w:t>
      </w:r>
      <w:r>
        <w:rPr>
          <w:rFonts w:asciiTheme="minorBidi" w:hAnsiTheme="minorBidi"/>
        </w:rPr>
        <w:t>EBC</w:t>
      </w:r>
      <w:r w:rsidRPr="00603E11">
        <w:rPr>
          <w:rFonts w:asciiTheme="minorBidi" w:hAnsiTheme="minorBidi"/>
        </w:rPr>
        <w:t xml:space="preserve"> stellt eine Methode der Kapitalbeschaffung dar, die von Startups und Unternehmen in der Frühphase genutzt wird. Grundsätzlich werden beim EBC die Wertpapiere des Unternehmens von potenziellen Investoren im Austausch gegen die Finanzierung angeboten. Dabei hat jeder Investor Anspruch auf einen Anteil am Unternehmen in Proportion zu seiner getätigten Investition</w:t>
      </w:r>
      <w:r>
        <w:rPr>
          <w:rFonts w:asciiTheme="minorBidi" w:hAnsiTheme="minorBidi"/>
        </w:rPr>
        <w:t xml:space="preserve">, sprich sie werden am Erfolg des Unternehmens beteiligt. </w:t>
      </w:r>
      <w:r>
        <w:t xml:space="preserve">Es handelt sich um eine </w:t>
      </w:r>
      <w:r w:rsidRPr="0035742F">
        <w:t>eigenkapitalbasierte</w:t>
      </w:r>
      <w:r>
        <w:t xml:space="preserve"> Finanzierung, wo der Investor Fremdkapital vergibt und damit eine Verzinsung für sein Kapital erhält.</w:t>
      </w:r>
    </w:p>
    <w:p w14:paraId="53F88EC3" w14:textId="77777777" w:rsidR="000C2DC2" w:rsidRPr="00CB6C38" w:rsidRDefault="000C2DC2" w:rsidP="000C2DC2">
      <w:pPr>
        <w:rPr>
          <w:rFonts w:asciiTheme="minorBidi" w:hAnsiTheme="minorBidi"/>
        </w:rPr>
      </w:pPr>
      <w:r w:rsidRPr="00B902DF">
        <w:t>Eine der größten EBC Platt</w:t>
      </w:r>
      <w:r w:rsidRPr="00BF5374">
        <w:t>form</w:t>
      </w:r>
      <w:r>
        <w:t>en</w:t>
      </w:r>
      <w:r w:rsidRPr="00BF5374">
        <w:t xml:space="preserve"> ist </w:t>
      </w:r>
      <w:r>
        <w:t>das</w:t>
      </w:r>
      <w:r w:rsidRPr="00BF5374">
        <w:t xml:space="preserve"> </w:t>
      </w:r>
      <w:proofErr w:type="spellStart"/>
      <w:r w:rsidRPr="00BF5374">
        <w:t>Australian</w:t>
      </w:r>
      <w:proofErr w:type="spellEnd"/>
      <w:r w:rsidRPr="00BF5374">
        <w:t xml:space="preserve"> Small </w:t>
      </w:r>
      <w:proofErr w:type="spellStart"/>
      <w:r w:rsidRPr="00BF5374">
        <w:t>Scale</w:t>
      </w:r>
      <w:proofErr w:type="spellEnd"/>
      <w:r w:rsidRPr="00BF5374">
        <w:t xml:space="preserve"> </w:t>
      </w:r>
      <w:proofErr w:type="spellStart"/>
      <w:r w:rsidRPr="00BF5374">
        <w:t>Offerings</w:t>
      </w:r>
      <w:proofErr w:type="spellEnd"/>
      <w:r w:rsidRPr="00BF5374">
        <w:t xml:space="preserve"> Board (ASSOB), bei </w:t>
      </w:r>
      <w:r>
        <w:t>dem</w:t>
      </w:r>
      <w:r w:rsidRPr="00BF5374">
        <w:t xml:space="preserve"> </w:t>
      </w:r>
      <w:r>
        <w:t xml:space="preserve">den </w:t>
      </w:r>
      <w:r w:rsidRPr="00BF5374">
        <w:t>G</w:t>
      </w:r>
      <w:r w:rsidRPr="00EF001C">
        <w:t xml:space="preserve">ründern die Möglichkeit eingeräumt wird, Anteile Ihres Unternehmens einem </w:t>
      </w:r>
      <w:r>
        <w:t>selektiven</w:t>
      </w:r>
      <w:r w:rsidRPr="00EF001C">
        <w:t xml:space="preserve"> Investorenkreis anzubieten</w:t>
      </w:r>
      <w:r w:rsidRPr="00CB6C38">
        <w:rPr>
          <w:rFonts w:asciiTheme="minorBidi" w:hAnsiTheme="minorBidi"/>
        </w:rPr>
        <w:t>.</w:t>
      </w:r>
      <w:r>
        <w:rPr>
          <w:rStyle w:val="Funotenzeichen"/>
          <w:rFonts w:asciiTheme="minorBidi" w:hAnsiTheme="minorBidi"/>
        </w:rPr>
        <w:footnoteReference w:id="8"/>
      </w:r>
    </w:p>
    <w:p w14:paraId="0189AE9A" w14:textId="77777777" w:rsidR="000C2DC2" w:rsidRPr="00CB6C38" w:rsidRDefault="000C2DC2" w:rsidP="000C2DC2">
      <w:pPr>
        <w:pStyle w:val="berschrift3"/>
        <w:rPr>
          <w:rFonts w:asciiTheme="minorBidi" w:hAnsiTheme="minorBidi"/>
        </w:rPr>
      </w:pPr>
      <w:bookmarkStart w:id="11" w:name="_Toc77103127"/>
      <w:bookmarkStart w:id="12" w:name="_Toc77703297"/>
      <w:proofErr w:type="spellStart"/>
      <w:r w:rsidRPr="00E679C6">
        <w:rPr>
          <w:rFonts w:asciiTheme="minorBidi" w:hAnsiTheme="minorBidi" w:cstheme="minorBidi"/>
        </w:rPr>
        <w:t>Lending</w:t>
      </w:r>
      <w:r w:rsidRPr="00CB6C38">
        <w:rPr>
          <w:rFonts w:asciiTheme="minorBidi" w:hAnsiTheme="minorBidi"/>
        </w:rPr>
        <w:t>-Based</w:t>
      </w:r>
      <w:proofErr w:type="spellEnd"/>
      <w:r w:rsidRPr="00CB6C38">
        <w:rPr>
          <w:rFonts w:asciiTheme="minorBidi" w:hAnsiTheme="minorBidi"/>
        </w:rPr>
        <w:t xml:space="preserve"> Crowdfunding Modell</w:t>
      </w:r>
      <w:bookmarkEnd w:id="11"/>
      <w:bookmarkEnd w:id="12"/>
    </w:p>
    <w:p w14:paraId="19FC02AB" w14:textId="77777777" w:rsidR="000C2DC2" w:rsidRPr="00CB6C38" w:rsidRDefault="000C2DC2" w:rsidP="000C2DC2">
      <w:pPr>
        <w:rPr>
          <w:rFonts w:asciiTheme="minorBidi" w:hAnsiTheme="minorBidi"/>
        </w:rPr>
      </w:pPr>
      <w:proofErr w:type="spellStart"/>
      <w:r w:rsidRPr="00CB6C38">
        <w:rPr>
          <w:rFonts w:asciiTheme="minorBidi" w:hAnsiTheme="minorBidi"/>
        </w:rPr>
        <w:t>Lending-Based</w:t>
      </w:r>
      <w:proofErr w:type="spellEnd"/>
      <w:r>
        <w:rPr>
          <w:rFonts w:asciiTheme="minorBidi" w:hAnsiTheme="minorBidi"/>
        </w:rPr>
        <w:t xml:space="preserve"> </w:t>
      </w:r>
      <w:r w:rsidRPr="00CB6C38">
        <w:rPr>
          <w:rFonts w:asciiTheme="minorBidi" w:hAnsiTheme="minorBidi"/>
        </w:rPr>
        <w:t xml:space="preserve">Crowdfunding </w:t>
      </w:r>
      <w:r>
        <w:rPr>
          <w:rFonts w:asciiTheme="minorBidi" w:hAnsiTheme="minorBidi"/>
        </w:rPr>
        <w:t>(LBC)</w:t>
      </w:r>
      <w:r w:rsidRPr="000575E5">
        <w:rPr>
          <w:rFonts w:asciiTheme="minorBidi" w:hAnsiTheme="minorBidi"/>
        </w:rPr>
        <w:t xml:space="preserve"> ist ein Finanzierungskanal, </w:t>
      </w:r>
      <w:r>
        <w:rPr>
          <w:rFonts w:asciiTheme="minorBidi" w:hAnsiTheme="minorBidi"/>
        </w:rPr>
        <w:t>bei dem</w:t>
      </w:r>
      <w:r w:rsidRPr="000575E5">
        <w:rPr>
          <w:rFonts w:asciiTheme="minorBidi" w:hAnsiTheme="minorBidi"/>
        </w:rPr>
        <w:t xml:space="preserve"> kleinen Unternehmen auf direktem Wege </w:t>
      </w:r>
      <w:r>
        <w:rPr>
          <w:rFonts w:asciiTheme="minorBidi" w:hAnsiTheme="minorBidi"/>
        </w:rPr>
        <w:t xml:space="preserve">ermöglicht wird, </w:t>
      </w:r>
      <w:r w:rsidRPr="000575E5">
        <w:rPr>
          <w:rFonts w:asciiTheme="minorBidi" w:hAnsiTheme="minorBidi"/>
        </w:rPr>
        <w:t>von einer Vielzahl von Investoren finanziert zu werden</w:t>
      </w:r>
      <w:r>
        <w:rPr>
          <w:rFonts w:asciiTheme="minorBidi" w:hAnsiTheme="minorBidi"/>
        </w:rPr>
        <w:t xml:space="preserve">, wobei die Kapitalgeber eine Rendite in Form von Verzinsung erhalten. </w:t>
      </w:r>
      <w:r w:rsidRPr="00CB6C38">
        <w:rPr>
          <w:rFonts w:asciiTheme="minorBidi" w:hAnsiTheme="minorBidi"/>
        </w:rPr>
        <w:t>Beim</w:t>
      </w:r>
      <w:r>
        <w:rPr>
          <w:rFonts w:asciiTheme="minorBidi" w:hAnsiTheme="minorBidi"/>
        </w:rPr>
        <w:t xml:space="preserve"> </w:t>
      </w:r>
      <w:r w:rsidRPr="00CB6C38">
        <w:rPr>
          <w:rFonts w:asciiTheme="minorBidi" w:hAnsiTheme="minorBidi"/>
        </w:rPr>
        <w:t>LBC stellen die finanzierenden Parteien einen Geldbetrag zur Verfügung und erwarten diesen später, oft mit einer Rendite, wieder zurück.</w:t>
      </w:r>
      <w:r>
        <w:rPr>
          <w:rStyle w:val="Funotenzeichen"/>
          <w:rFonts w:asciiTheme="minorBidi" w:hAnsiTheme="minorBidi"/>
        </w:rPr>
        <w:footnoteReference w:id="9"/>
      </w:r>
      <w:r>
        <w:rPr>
          <w:rFonts w:asciiTheme="minorBidi" w:hAnsiTheme="minorBidi"/>
        </w:rPr>
        <w:t xml:space="preserve"> </w:t>
      </w:r>
      <w:r w:rsidRPr="00CB6C38">
        <w:rPr>
          <w:rFonts w:asciiTheme="minorBidi" w:hAnsiTheme="minorBidi"/>
        </w:rPr>
        <w:t>Diese</w:t>
      </w:r>
      <w:r>
        <w:rPr>
          <w:rFonts w:asciiTheme="minorBidi" w:hAnsiTheme="minorBidi"/>
        </w:rPr>
        <w:t xml:space="preserve"> </w:t>
      </w:r>
      <w:r w:rsidRPr="00CB6C38">
        <w:rPr>
          <w:rFonts w:asciiTheme="minorBidi" w:hAnsiTheme="minorBidi"/>
        </w:rPr>
        <w:t>Kategorie</w:t>
      </w:r>
      <w:r>
        <w:rPr>
          <w:rFonts w:asciiTheme="minorBidi" w:hAnsiTheme="minorBidi"/>
        </w:rPr>
        <w:t xml:space="preserve"> </w:t>
      </w:r>
      <w:r w:rsidRPr="00CB6C38">
        <w:rPr>
          <w:rFonts w:asciiTheme="minorBidi" w:hAnsiTheme="minorBidi"/>
        </w:rPr>
        <w:t>des</w:t>
      </w:r>
      <w:r>
        <w:rPr>
          <w:rFonts w:asciiTheme="minorBidi" w:hAnsiTheme="minorBidi"/>
        </w:rPr>
        <w:t xml:space="preserve"> </w:t>
      </w:r>
      <w:r w:rsidRPr="00CB6C38">
        <w:rPr>
          <w:rFonts w:asciiTheme="minorBidi" w:hAnsiTheme="minorBidi"/>
        </w:rPr>
        <w:t>Crowdfundings</w:t>
      </w:r>
      <w:r>
        <w:rPr>
          <w:rFonts w:asciiTheme="minorBidi" w:hAnsiTheme="minorBidi"/>
        </w:rPr>
        <w:t xml:space="preserve"> </w:t>
      </w:r>
      <w:r w:rsidRPr="00CB6C38">
        <w:rPr>
          <w:rFonts w:asciiTheme="minorBidi" w:hAnsiTheme="minorBidi"/>
        </w:rPr>
        <w:t>umfasst</w:t>
      </w:r>
      <w:r>
        <w:rPr>
          <w:rFonts w:asciiTheme="minorBidi" w:hAnsiTheme="minorBidi"/>
        </w:rPr>
        <w:t xml:space="preserve"> </w:t>
      </w:r>
      <w:r w:rsidRPr="00CB6C38">
        <w:rPr>
          <w:rFonts w:asciiTheme="minorBidi" w:hAnsiTheme="minorBidi"/>
        </w:rPr>
        <w:t>Mikrofinanzierungen</w:t>
      </w:r>
      <w:r>
        <w:rPr>
          <w:rFonts w:asciiTheme="minorBidi" w:hAnsiTheme="minorBidi"/>
        </w:rPr>
        <w:t xml:space="preserve">, </w:t>
      </w:r>
      <w:r w:rsidRPr="00CB6C38">
        <w:rPr>
          <w:rFonts w:asciiTheme="minorBidi" w:hAnsiTheme="minorBidi"/>
        </w:rPr>
        <w:t>Mikrokredite,</w:t>
      </w:r>
      <w:r>
        <w:rPr>
          <w:rStyle w:val="Funotenzeichen"/>
          <w:rFonts w:asciiTheme="minorBidi" w:hAnsiTheme="minorBidi"/>
        </w:rPr>
        <w:footnoteReference w:id="10"/>
      </w:r>
      <w:r>
        <w:rPr>
          <w:rFonts w:asciiTheme="minorBidi" w:hAnsiTheme="minorBidi"/>
        </w:rPr>
        <w:t xml:space="preserve"> </w:t>
      </w:r>
      <w:r w:rsidRPr="00CB6C38">
        <w:rPr>
          <w:rFonts w:asciiTheme="minorBidi" w:hAnsiTheme="minorBidi"/>
        </w:rPr>
        <w:t>soziale Kredite und Peer-</w:t>
      </w:r>
      <w:proofErr w:type="spellStart"/>
      <w:r w:rsidRPr="00CB6C38">
        <w:rPr>
          <w:rFonts w:asciiTheme="minorBidi" w:hAnsiTheme="minorBidi"/>
        </w:rPr>
        <w:t>To</w:t>
      </w:r>
      <w:proofErr w:type="spellEnd"/>
      <w:r w:rsidRPr="00CB6C38">
        <w:rPr>
          <w:rFonts w:asciiTheme="minorBidi" w:hAnsiTheme="minorBidi"/>
        </w:rPr>
        <w:t>-Peer Kredite</w:t>
      </w:r>
      <w:r>
        <w:rPr>
          <w:rFonts w:asciiTheme="minorBidi" w:hAnsiTheme="minorBidi"/>
        </w:rPr>
        <w:t>,</w:t>
      </w:r>
      <w:r>
        <w:rPr>
          <w:rStyle w:val="Funotenzeichen"/>
          <w:rFonts w:asciiTheme="minorBidi" w:hAnsiTheme="minorBidi"/>
        </w:rPr>
        <w:footnoteReference w:id="11"/>
      </w:r>
      <w:r>
        <w:rPr>
          <w:rFonts w:asciiTheme="minorBidi" w:hAnsiTheme="minorBidi"/>
        </w:rPr>
        <w:t xml:space="preserve"> </w:t>
      </w:r>
      <w:r>
        <w:t>bei denen d</w:t>
      </w:r>
      <w:r w:rsidRPr="000C738C">
        <w:t>ie Bewertung der Bonitä</w:t>
      </w:r>
      <w:r>
        <w:t xml:space="preserve">t über </w:t>
      </w:r>
      <w:r w:rsidRPr="000C738C">
        <w:t xml:space="preserve">seriöse Plattformen </w:t>
      </w:r>
      <w:r>
        <w:t>erfolgt</w:t>
      </w:r>
      <w:r w:rsidRPr="000C738C">
        <w:t>.</w:t>
      </w:r>
      <w:r>
        <w:t xml:space="preserve"> </w:t>
      </w:r>
      <w:r>
        <w:rPr>
          <w:rFonts w:asciiTheme="minorBidi" w:hAnsiTheme="minorBidi"/>
        </w:rPr>
        <w:t>Im Gegensatz zur klassischen Beschaffung</w:t>
      </w:r>
      <w:r w:rsidRPr="00CB6C38">
        <w:rPr>
          <w:rFonts w:asciiTheme="minorBidi" w:hAnsiTheme="minorBidi"/>
        </w:rPr>
        <w:t xml:space="preserve"> von Fremdkapital über Banken, werden keine Projekte von den P</w:t>
      </w:r>
      <w:r>
        <w:rPr>
          <w:rFonts w:asciiTheme="minorBidi" w:hAnsiTheme="minorBidi"/>
        </w:rPr>
        <w:t>l</w:t>
      </w:r>
      <w:r w:rsidRPr="00CB6C38">
        <w:rPr>
          <w:rFonts w:asciiTheme="minorBidi" w:hAnsiTheme="minorBidi"/>
        </w:rPr>
        <w:t>attformen abgelehnt, stattdessen wird dieser Prozess den potenziellen Geldgebern überlassen.</w:t>
      </w:r>
      <w:r>
        <w:rPr>
          <w:rFonts w:asciiTheme="minorBidi" w:hAnsiTheme="minorBidi"/>
        </w:rPr>
        <w:t xml:space="preserve"> </w:t>
      </w:r>
      <w:r w:rsidRPr="000575E5">
        <w:rPr>
          <w:rFonts w:asciiTheme="minorBidi" w:hAnsiTheme="minorBidi"/>
        </w:rPr>
        <w:t>Das Angebot trifft hierbei auf die Nachfrage von Online-Plattformen.</w:t>
      </w:r>
    </w:p>
    <w:p w14:paraId="73FF20DA" w14:textId="77777777" w:rsidR="000C2DC2" w:rsidRDefault="000C2DC2" w:rsidP="000C2DC2">
      <w:pPr>
        <w:rPr>
          <w:rFonts w:asciiTheme="minorBidi" w:hAnsiTheme="minorBidi"/>
        </w:rPr>
      </w:pPr>
      <w:r w:rsidRPr="00CB6C38">
        <w:rPr>
          <w:rFonts w:asciiTheme="minorBidi" w:hAnsiTheme="minorBidi"/>
        </w:rPr>
        <w:t>Ein Beispiel für eine LBC Plattform ist das US-amerikanische Prosper.com,</w:t>
      </w:r>
      <w:r>
        <w:rPr>
          <w:rFonts w:asciiTheme="minorBidi" w:hAnsiTheme="minorBidi"/>
        </w:rPr>
        <w:t xml:space="preserve"> welche </w:t>
      </w:r>
      <w:r w:rsidRPr="00CB6C38">
        <w:rPr>
          <w:rFonts w:asciiTheme="minorBidi" w:hAnsiTheme="minorBidi"/>
        </w:rPr>
        <w:t xml:space="preserve">die </w:t>
      </w:r>
      <w:r>
        <w:rPr>
          <w:rFonts w:asciiTheme="minorBidi" w:hAnsiTheme="minorBidi"/>
        </w:rPr>
        <w:t xml:space="preserve">Kreditwürdigkeit </w:t>
      </w:r>
      <w:r w:rsidRPr="00CB6C38">
        <w:rPr>
          <w:rFonts w:asciiTheme="minorBidi" w:hAnsiTheme="minorBidi"/>
        </w:rPr>
        <w:t>angebotene</w:t>
      </w:r>
      <w:r>
        <w:rPr>
          <w:rFonts w:asciiTheme="minorBidi" w:hAnsiTheme="minorBidi"/>
        </w:rPr>
        <w:t>r</w:t>
      </w:r>
      <w:r w:rsidRPr="00CB6C38">
        <w:rPr>
          <w:rFonts w:asciiTheme="minorBidi" w:hAnsiTheme="minorBidi"/>
        </w:rPr>
        <w:t xml:space="preserve"> Projekte bewertet und </w:t>
      </w:r>
      <w:r>
        <w:rPr>
          <w:rFonts w:asciiTheme="minorBidi" w:hAnsiTheme="minorBidi"/>
        </w:rPr>
        <w:t xml:space="preserve">auf ihrer Plattform </w:t>
      </w:r>
      <w:r w:rsidRPr="00CB6C38">
        <w:rPr>
          <w:rFonts w:asciiTheme="minorBidi" w:hAnsiTheme="minorBidi"/>
        </w:rPr>
        <w:t>potenziellen Geldgebern</w:t>
      </w:r>
      <w:r>
        <w:rPr>
          <w:rFonts w:asciiTheme="minorBidi" w:hAnsiTheme="minorBidi"/>
        </w:rPr>
        <w:t xml:space="preserve"> </w:t>
      </w:r>
      <w:r w:rsidRPr="00CB6C38">
        <w:rPr>
          <w:rFonts w:asciiTheme="minorBidi" w:hAnsiTheme="minorBidi"/>
        </w:rPr>
        <w:t>offenleg</w:t>
      </w:r>
      <w:r>
        <w:rPr>
          <w:rFonts w:asciiTheme="minorBidi" w:hAnsiTheme="minorBidi"/>
        </w:rPr>
        <w:t>t</w:t>
      </w:r>
      <w:r w:rsidRPr="00CB6C38">
        <w:rPr>
          <w:rFonts w:asciiTheme="minorBidi" w:hAnsiTheme="minorBidi"/>
        </w:rPr>
        <w:t xml:space="preserve">. </w:t>
      </w:r>
      <w:r>
        <w:rPr>
          <w:rFonts w:asciiTheme="minorBidi" w:hAnsiTheme="minorBidi"/>
        </w:rPr>
        <w:t>Darüber hinaus bietet</w:t>
      </w:r>
      <w:r w:rsidRPr="00CB6C38">
        <w:rPr>
          <w:rFonts w:asciiTheme="minorBidi" w:hAnsiTheme="minorBidi"/>
        </w:rPr>
        <w:t xml:space="preserve"> die Plattform ihren Nutzern </w:t>
      </w:r>
      <w:r>
        <w:rPr>
          <w:rFonts w:asciiTheme="minorBidi" w:hAnsiTheme="minorBidi"/>
        </w:rPr>
        <w:t xml:space="preserve">die Möglichkeit, </w:t>
      </w:r>
      <w:r w:rsidRPr="00CB6C38">
        <w:rPr>
          <w:rFonts w:asciiTheme="minorBidi" w:hAnsiTheme="minorBidi"/>
        </w:rPr>
        <w:t>Gruppen</w:t>
      </w:r>
      <w:r>
        <w:rPr>
          <w:rFonts w:asciiTheme="minorBidi" w:hAnsiTheme="minorBidi"/>
        </w:rPr>
        <w:t xml:space="preserve"> zu bilden</w:t>
      </w:r>
      <w:r w:rsidRPr="00CB6C38">
        <w:rPr>
          <w:rFonts w:asciiTheme="minorBidi" w:hAnsiTheme="minorBidi"/>
        </w:rPr>
        <w:t xml:space="preserve">, </w:t>
      </w:r>
      <w:r>
        <w:rPr>
          <w:rFonts w:asciiTheme="minorBidi" w:hAnsiTheme="minorBidi"/>
        </w:rPr>
        <w:t xml:space="preserve">um einen </w:t>
      </w:r>
      <w:r w:rsidRPr="00CB6C38">
        <w:rPr>
          <w:rFonts w:asciiTheme="minorBidi" w:hAnsiTheme="minorBidi"/>
        </w:rPr>
        <w:t>Austausch</w:t>
      </w:r>
      <w:r>
        <w:rPr>
          <w:rFonts w:asciiTheme="minorBidi" w:hAnsiTheme="minorBidi"/>
        </w:rPr>
        <w:t xml:space="preserve"> </w:t>
      </w:r>
      <w:r w:rsidRPr="00CB6C38">
        <w:rPr>
          <w:rFonts w:asciiTheme="minorBidi" w:hAnsiTheme="minorBidi"/>
        </w:rPr>
        <w:t xml:space="preserve">über zukünftige Investitionen </w:t>
      </w:r>
      <w:r>
        <w:rPr>
          <w:rFonts w:asciiTheme="minorBidi" w:hAnsiTheme="minorBidi"/>
        </w:rPr>
        <w:t xml:space="preserve">zu </w:t>
      </w:r>
      <w:r w:rsidRPr="00CB6C38">
        <w:rPr>
          <w:rFonts w:asciiTheme="minorBidi" w:hAnsiTheme="minorBidi"/>
        </w:rPr>
        <w:t>ermöglich</w:t>
      </w:r>
      <w:r>
        <w:rPr>
          <w:rFonts w:asciiTheme="minorBidi" w:hAnsiTheme="minorBidi"/>
        </w:rPr>
        <w:t>en</w:t>
      </w:r>
      <w:r w:rsidRPr="00CB6C38">
        <w:rPr>
          <w:rFonts w:asciiTheme="minorBidi" w:hAnsiTheme="minorBidi"/>
        </w:rPr>
        <w:t>.</w:t>
      </w:r>
      <w:r>
        <w:rPr>
          <w:rStyle w:val="Funotenzeichen"/>
          <w:rFonts w:asciiTheme="minorBidi" w:hAnsiTheme="minorBidi"/>
        </w:rPr>
        <w:footnoteReference w:id="12"/>
      </w:r>
    </w:p>
    <w:p w14:paraId="1D9C4285" w14:textId="77777777" w:rsidR="000C2DC2" w:rsidRPr="00222C0C" w:rsidRDefault="000C2DC2" w:rsidP="000C2DC2">
      <w:pPr>
        <w:pStyle w:val="berschrift3"/>
        <w:rPr>
          <w:rFonts w:asciiTheme="minorBidi" w:hAnsiTheme="minorBidi"/>
        </w:rPr>
      </w:pPr>
      <w:bookmarkStart w:id="13" w:name="_Toc77103128"/>
      <w:bookmarkStart w:id="14" w:name="_Toc77703298"/>
      <w:r w:rsidRPr="00C365B4">
        <w:rPr>
          <w:rFonts w:asciiTheme="minorBidi" w:hAnsiTheme="minorBidi" w:cstheme="minorBidi"/>
        </w:rPr>
        <w:lastRenderedPageBreak/>
        <w:t>Donation</w:t>
      </w:r>
      <w:r w:rsidRPr="00222C0C">
        <w:rPr>
          <w:rFonts w:asciiTheme="minorBidi" w:hAnsiTheme="minorBidi"/>
        </w:rPr>
        <w:t>-</w:t>
      </w:r>
      <w:proofErr w:type="spellStart"/>
      <w:r w:rsidRPr="00222C0C">
        <w:rPr>
          <w:rFonts w:asciiTheme="minorBidi" w:hAnsiTheme="minorBidi"/>
        </w:rPr>
        <w:t>Based</w:t>
      </w:r>
      <w:proofErr w:type="spellEnd"/>
      <w:r w:rsidRPr="00222C0C">
        <w:rPr>
          <w:rFonts w:asciiTheme="minorBidi" w:hAnsiTheme="minorBidi"/>
        </w:rPr>
        <w:t xml:space="preserve"> Crowdfunding Modell</w:t>
      </w:r>
      <w:bookmarkEnd w:id="13"/>
      <w:bookmarkEnd w:id="14"/>
    </w:p>
    <w:p w14:paraId="0EB0B92B" w14:textId="77777777" w:rsidR="000C2DC2" w:rsidRPr="00222C0C" w:rsidRDefault="000C2DC2" w:rsidP="000C2DC2">
      <w:pPr>
        <w:rPr>
          <w:rFonts w:asciiTheme="minorBidi" w:hAnsiTheme="minorBidi"/>
        </w:rPr>
      </w:pPr>
      <w:r w:rsidRPr="00222C0C">
        <w:rPr>
          <w:rFonts w:asciiTheme="minorBidi" w:hAnsiTheme="minorBidi"/>
        </w:rPr>
        <w:t>Bei Crowdfunding Kampagnen auf Donation-</w:t>
      </w:r>
      <w:proofErr w:type="spellStart"/>
      <w:r w:rsidRPr="00222C0C">
        <w:rPr>
          <w:rFonts w:asciiTheme="minorBidi" w:hAnsiTheme="minorBidi"/>
        </w:rPr>
        <w:t>Based</w:t>
      </w:r>
      <w:proofErr w:type="spellEnd"/>
      <w:r w:rsidRPr="00222C0C">
        <w:rPr>
          <w:rFonts w:asciiTheme="minorBidi" w:hAnsiTheme="minorBidi"/>
        </w:rPr>
        <w:t xml:space="preserve"> Crowdfunding (DBC) Plattformen stehen </w:t>
      </w:r>
      <w:r>
        <w:rPr>
          <w:rFonts w:asciiTheme="minorBidi" w:hAnsiTheme="minorBidi"/>
        </w:rPr>
        <w:t xml:space="preserve">primär/vorrangig </w:t>
      </w:r>
      <w:r w:rsidRPr="00222C0C">
        <w:rPr>
          <w:rFonts w:asciiTheme="minorBidi" w:hAnsiTheme="minorBidi"/>
        </w:rPr>
        <w:t xml:space="preserve">humanitäre und künstlerische Projekte im Vordergrund. </w:t>
      </w:r>
      <w:r>
        <w:rPr>
          <w:rFonts w:asciiTheme="minorBidi" w:hAnsiTheme="minorBidi"/>
        </w:rPr>
        <w:t xml:space="preserve">Nach </w:t>
      </w:r>
      <w:proofErr w:type="spellStart"/>
      <w:r w:rsidRPr="00222C0C">
        <w:rPr>
          <w:rFonts w:asciiTheme="minorBidi" w:hAnsiTheme="minorBidi"/>
        </w:rPr>
        <w:t>Aitamurto</w:t>
      </w:r>
      <w:proofErr w:type="spellEnd"/>
      <w:r w:rsidRPr="00222C0C">
        <w:rPr>
          <w:rFonts w:asciiTheme="minorBidi" w:hAnsiTheme="minorBidi"/>
        </w:rPr>
        <w:t xml:space="preserve"> geht es bei</w:t>
      </w:r>
      <w:r>
        <w:rPr>
          <w:rFonts w:asciiTheme="minorBidi" w:hAnsiTheme="minorBidi"/>
        </w:rPr>
        <w:t xml:space="preserve"> </w:t>
      </w:r>
      <w:r w:rsidRPr="00222C0C">
        <w:rPr>
          <w:rFonts w:asciiTheme="minorBidi" w:hAnsiTheme="minorBidi"/>
        </w:rPr>
        <w:t>dieser</w:t>
      </w:r>
      <w:r>
        <w:rPr>
          <w:rFonts w:asciiTheme="minorBidi" w:hAnsiTheme="minorBidi"/>
        </w:rPr>
        <w:t xml:space="preserve"> </w:t>
      </w:r>
      <w:r w:rsidRPr="00222C0C">
        <w:rPr>
          <w:rFonts w:asciiTheme="minorBidi" w:hAnsiTheme="minorBidi"/>
        </w:rPr>
        <w:t xml:space="preserve">Form des Crowdfundings in erster Linie </w:t>
      </w:r>
      <w:r>
        <w:rPr>
          <w:rFonts w:asciiTheme="minorBidi" w:hAnsiTheme="minorBidi"/>
        </w:rPr>
        <w:t>um die Unterstützung</w:t>
      </w:r>
      <w:r w:rsidRPr="00222C0C">
        <w:rPr>
          <w:rFonts w:asciiTheme="minorBidi" w:hAnsiTheme="minorBidi"/>
        </w:rPr>
        <w:t xml:space="preserve"> eine</w:t>
      </w:r>
      <w:r>
        <w:rPr>
          <w:rFonts w:asciiTheme="minorBidi" w:hAnsiTheme="minorBidi"/>
        </w:rPr>
        <w:t>s</w:t>
      </w:r>
      <w:r w:rsidRPr="00222C0C">
        <w:rPr>
          <w:rFonts w:asciiTheme="minorBidi" w:hAnsiTheme="minorBidi"/>
        </w:rPr>
        <w:t xml:space="preserve"> „guten Zweck</w:t>
      </w:r>
      <w:r>
        <w:rPr>
          <w:rFonts w:asciiTheme="minorBidi" w:hAnsiTheme="minorBidi"/>
        </w:rPr>
        <w:t>es</w:t>
      </w:r>
      <w:r w:rsidRPr="00222C0C">
        <w:rPr>
          <w:rFonts w:asciiTheme="minorBidi" w:hAnsiTheme="minorBidi"/>
        </w:rPr>
        <w:t xml:space="preserve">“ und weniger um </w:t>
      </w:r>
      <w:r>
        <w:rPr>
          <w:rFonts w:asciiTheme="minorBidi" w:hAnsiTheme="minorBidi"/>
        </w:rPr>
        <w:t>die Produktplatzierung</w:t>
      </w:r>
      <w:r w:rsidRPr="00222C0C">
        <w:rPr>
          <w:rFonts w:asciiTheme="minorBidi" w:hAnsiTheme="minorBidi"/>
        </w:rPr>
        <w:t>.</w:t>
      </w:r>
      <w:r>
        <w:rPr>
          <w:rFonts w:asciiTheme="minorBidi" w:hAnsiTheme="minorBidi"/>
        </w:rPr>
        <w:t xml:space="preserve"> </w:t>
      </w:r>
      <w:r w:rsidRPr="00222C0C">
        <w:rPr>
          <w:rFonts w:asciiTheme="minorBidi" w:hAnsiTheme="minorBidi"/>
        </w:rPr>
        <w:t xml:space="preserve">Laut </w:t>
      </w:r>
      <w:proofErr w:type="spellStart"/>
      <w:r w:rsidRPr="00222C0C">
        <w:rPr>
          <w:rFonts w:asciiTheme="minorBidi" w:hAnsiTheme="minorBidi"/>
        </w:rPr>
        <w:t>Belleflame</w:t>
      </w:r>
      <w:proofErr w:type="spellEnd"/>
      <w:r w:rsidRPr="00222C0C">
        <w:rPr>
          <w:rFonts w:asciiTheme="minorBidi" w:hAnsiTheme="minorBidi"/>
        </w:rPr>
        <w:t xml:space="preserve"> können Unterstützer auf derartigen Plattformen </w:t>
      </w:r>
      <w:r>
        <w:rPr>
          <w:rFonts w:asciiTheme="minorBidi" w:hAnsiTheme="minorBidi"/>
        </w:rPr>
        <w:t xml:space="preserve">daher </w:t>
      </w:r>
      <w:r w:rsidRPr="00222C0C">
        <w:rPr>
          <w:rFonts w:asciiTheme="minorBidi" w:hAnsiTheme="minorBidi"/>
        </w:rPr>
        <w:t>als Philanthropen</w:t>
      </w:r>
      <w:r>
        <w:rPr>
          <w:rStyle w:val="Funotenzeichen"/>
          <w:rFonts w:asciiTheme="minorBidi" w:hAnsiTheme="minorBidi"/>
        </w:rPr>
        <w:footnoteReference w:id="13"/>
      </w:r>
      <w:r w:rsidRPr="00222C0C">
        <w:rPr>
          <w:rFonts w:asciiTheme="minorBidi" w:hAnsiTheme="minorBidi"/>
        </w:rPr>
        <w:t xml:space="preserve"> betrachtet werden, da diese keine zusätzlichen Anreize </w:t>
      </w:r>
      <w:r>
        <w:t xml:space="preserve">mit einer Gegenleistung </w:t>
      </w:r>
      <w:r w:rsidRPr="00222C0C">
        <w:rPr>
          <w:rFonts w:asciiTheme="minorBidi" w:hAnsiTheme="minorBidi"/>
        </w:rPr>
        <w:t>erhalten.</w:t>
      </w:r>
      <w:r>
        <w:rPr>
          <w:rStyle w:val="Funotenzeichen"/>
          <w:rFonts w:asciiTheme="minorBidi" w:hAnsiTheme="minorBidi"/>
        </w:rPr>
        <w:footnoteReference w:id="14"/>
      </w:r>
      <w:r>
        <w:t xml:space="preserve"> Sie betrachten das Investment als reine Spende, um ein soziales Motiv zu verfolgen.</w:t>
      </w:r>
      <w:r w:rsidRPr="00222C0C">
        <w:rPr>
          <w:rFonts w:asciiTheme="minorBidi" w:hAnsiTheme="minorBidi"/>
        </w:rPr>
        <w:t xml:space="preserve"> </w:t>
      </w:r>
      <w:r>
        <w:rPr>
          <w:rFonts w:asciiTheme="minorBidi" w:hAnsiTheme="minorBidi"/>
        </w:rPr>
        <w:t xml:space="preserve">Ein Beispiel hierfür ist die </w:t>
      </w:r>
      <w:r w:rsidRPr="00222C0C">
        <w:rPr>
          <w:rFonts w:asciiTheme="minorBidi" w:hAnsiTheme="minorBidi"/>
        </w:rPr>
        <w:t>Plattform Spot.US, da einige Unterstützer nach erfolgreicher Spende, den vollendeten</w:t>
      </w:r>
      <w:r>
        <w:rPr>
          <w:rFonts w:asciiTheme="minorBidi" w:hAnsiTheme="minorBidi"/>
        </w:rPr>
        <w:t xml:space="preserve"> </w:t>
      </w:r>
      <w:r w:rsidRPr="00222C0C">
        <w:rPr>
          <w:rFonts w:asciiTheme="minorBidi" w:hAnsiTheme="minorBidi"/>
        </w:rPr>
        <w:t xml:space="preserve">Projekttext nicht </w:t>
      </w:r>
      <w:r>
        <w:rPr>
          <w:rFonts w:asciiTheme="minorBidi" w:hAnsiTheme="minorBidi"/>
        </w:rPr>
        <w:t>einmal lesen oder verwenden</w:t>
      </w:r>
      <w:r w:rsidRPr="00222C0C">
        <w:rPr>
          <w:rFonts w:asciiTheme="minorBidi" w:hAnsiTheme="minorBidi"/>
        </w:rPr>
        <w:t>.</w:t>
      </w:r>
      <w:r>
        <w:rPr>
          <w:rStyle w:val="Funotenzeichen"/>
          <w:rFonts w:asciiTheme="minorBidi" w:hAnsiTheme="minorBidi"/>
        </w:rPr>
        <w:footnoteReference w:id="15"/>
      </w:r>
    </w:p>
    <w:p w14:paraId="2CBC59B9" w14:textId="77777777" w:rsidR="000C2DC2" w:rsidRPr="00222C0C" w:rsidRDefault="000C2DC2" w:rsidP="000C2DC2">
      <w:pPr>
        <w:pStyle w:val="berschrift3"/>
        <w:rPr>
          <w:rFonts w:asciiTheme="minorBidi" w:hAnsiTheme="minorBidi"/>
        </w:rPr>
      </w:pPr>
      <w:bookmarkStart w:id="15" w:name="_Toc77103129"/>
      <w:bookmarkStart w:id="16" w:name="_Toc77703299"/>
      <w:proofErr w:type="spellStart"/>
      <w:r w:rsidRPr="00C365B4">
        <w:rPr>
          <w:rFonts w:asciiTheme="minorBidi" w:hAnsiTheme="minorBidi" w:cstheme="minorBidi"/>
        </w:rPr>
        <w:t>Reward</w:t>
      </w:r>
      <w:r w:rsidRPr="00222C0C">
        <w:rPr>
          <w:rFonts w:asciiTheme="minorBidi" w:hAnsiTheme="minorBidi"/>
        </w:rPr>
        <w:t>-Based</w:t>
      </w:r>
      <w:proofErr w:type="spellEnd"/>
      <w:r w:rsidRPr="00222C0C">
        <w:rPr>
          <w:rFonts w:asciiTheme="minorBidi" w:hAnsiTheme="minorBidi"/>
        </w:rPr>
        <w:t xml:space="preserve"> Crowdfunding Modell</w:t>
      </w:r>
      <w:bookmarkEnd w:id="15"/>
      <w:bookmarkEnd w:id="16"/>
    </w:p>
    <w:p w14:paraId="50CAE366" w14:textId="77777777" w:rsidR="000C2DC2" w:rsidRPr="00222C0C" w:rsidRDefault="000C2DC2" w:rsidP="000C2DC2">
      <w:pPr>
        <w:rPr>
          <w:rFonts w:asciiTheme="minorBidi" w:hAnsiTheme="minorBidi"/>
        </w:rPr>
      </w:pPr>
      <w:r w:rsidRPr="00222C0C">
        <w:rPr>
          <w:rFonts w:asciiTheme="minorBidi" w:hAnsiTheme="minorBidi"/>
        </w:rPr>
        <w:t xml:space="preserve">Beim RBC wird es Finanzierungssuchenden </w:t>
      </w:r>
      <w:r>
        <w:rPr>
          <w:rFonts w:asciiTheme="minorBidi" w:hAnsiTheme="minorBidi"/>
        </w:rPr>
        <w:t xml:space="preserve">unter anderem </w:t>
      </w:r>
      <w:r w:rsidRPr="00222C0C">
        <w:rPr>
          <w:rFonts w:asciiTheme="minorBidi" w:hAnsiTheme="minorBidi"/>
        </w:rPr>
        <w:t xml:space="preserve">ermöglicht, eine Gruppe von Unterstützern anzusprechen, welche das angebotene Produkt in gewisser Weise vorbestellen. </w:t>
      </w:r>
      <w:r>
        <w:t>Die Unterstützer nehmen hierbei die Rolle eines sog. „</w:t>
      </w:r>
      <w:proofErr w:type="spellStart"/>
      <w:r>
        <w:t>Prosumten</w:t>
      </w:r>
      <w:proofErr w:type="spellEnd"/>
      <w:r>
        <w:t>“ ein, d.h. sie sind Konsument und Produzent zugleich</w:t>
      </w:r>
      <w:r w:rsidRPr="00222C0C">
        <w:rPr>
          <w:rFonts w:asciiTheme="minorBidi" w:hAnsiTheme="minorBidi"/>
        </w:rPr>
        <w:t>.</w:t>
      </w:r>
      <w:r>
        <w:rPr>
          <w:rStyle w:val="Funotenzeichen"/>
          <w:rFonts w:asciiTheme="minorBidi" w:hAnsiTheme="minorBidi"/>
        </w:rPr>
        <w:footnoteReference w:id="16"/>
      </w:r>
    </w:p>
    <w:p w14:paraId="1282AE0D" w14:textId="77777777" w:rsidR="000C2DC2" w:rsidRPr="00222C0C" w:rsidRDefault="000C2DC2" w:rsidP="000C2DC2">
      <w:pPr>
        <w:rPr>
          <w:rFonts w:asciiTheme="minorBidi" w:hAnsiTheme="minorBidi"/>
        </w:rPr>
      </w:pPr>
      <w:r w:rsidRPr="00222C0C">
        <w:rPr>
          <w:rFonts w:asciiTheme="minorBidi" w:hAnsiTheme="minorBidi"/>
        </w:rPr>
        <w:t xml:space="preserve">Crowdfunding Kampagnen auf </w:t>
      </w:r>
      <w:proofErr w:type="spellStart"/>
      <w:r w:rsidRPr="00222C0C">
        <w:rPr>
          <w:rFonts w:asciiTheme="minorBidi" w:hAnsiTheme="minorBidi"/>
        </w:rPr>
        <w:t>Reward-Based</w:t>
      </w:r>
      <w:proofErr w:type="spellEnd"/>
      <w:r>
        <w:rPr>
          <w:rFonts w:asciiTheme="minorBidi" w:hAnsiTheme="minorBidi"/>
        </w:rPr>
        <w:t xml:space="preserve"> </w:t>
      </w:r>
      <w:r w:rsidRPr="00222C0C">
        <w:rPr>
          <w:rFonts w:asciiTheme="minorBidi" w:hAnsiTheme="minorBidi"/>
        </w:rPr>
        <w:t>Crowdfunding (RBC) Plattformen werden i.d.R. von Personen unterstützt, die ein starkes Interesse an der Realisierung des Projektes aufweisen.</w:t>
      </w:r>
      <w:r>
        <w:rPr>
          <w:rStyle w:val="Funotenzeichen"/>
          <w:rFonts w:asciiTheme="minorBidi" w:hAnsiTheme="minorBidi"/>
        </w:rPr>
        <w:footnoteReference w:id="17"/>
      </w:r>
    </w:p>
    <w:p w14:paraId="3A5BF513" w14:textId="77777777" w:rsidR="000C2DC2" w:rsidRPr="00222C0C" w:rsidRDefault="000C2DC2" w:rsidP="000C2DC2">
      <w:pPr>
        <w:rPr>
          <w:rFonts w:asciiTheme="minorBidi" w:hAnsiTheme="minorBidi"/>
        </w:rPr>
      </w:pPr>
      <w:r w:rsidRPr="00222C0C">
        <w:rPr>
          <w:rFonts w:asciiTheme="minorBidi" w:hAnsiTheme="minorBidi"/>
        </w:rPr>
        <w:t>Im Gegensatz zu den bisher vorgestellten Modellen</w:t>
      </w:r>
      <w:r>
        <w:rPr>
          <w:rFonts w:asciiTheme="minorBidi" w:hAnsiTheme="minorBidi"/>
        </w:rPr>
        <w:t xml:space="preserve"> </w:t>
      </w:r>
      <w:r w:rsidRPr="00222C0C">
        <w:rPr>
          <w:rFonts w:asciiTheme="minorBidi" w:hAnsiTheme="minorBidi"/>
        </w:rPr>
        <w:t>sind die Unterstützer einer solchen Kampagne</w:t>
      </w:r>
      <w:r>
        <w:rPr>
          <w:rFonts w:asciiTheme="minorBidi" w:hAnsiTheme="minorBidi"/>
        </w:rPr>
        <w:t xml:space="preserve"> </w:t>
      </w:r>
      <w:r w:rsidRPr="00222C0C">
        <w:rPr>
          <w:rFonts w:asciiTheme="minorBidi" w:hAnsiTheme="minorBidi"/>
        </w:rPr>
        <w:t>nicht an einem finanziellen Ertrag interessiert</w:t>
      </w:r>
      <w:r>
        <w:rPr>
          <w:rFonts w:asciiTheme="minorBidi" w:hAnsiTheme="minorBidi"/>
        </w:rPr>
        <w:t xml:space="preserve"> und verfolgen insofern kein monetäres Ziel, sondern erwarten im Gegenzug für Ihre Unterstützung eine Anerkennung, meist in Form eines materiellen Gegenwertes</w:t>
      </w:r>
      <w:r w:rsidRPr="00222C0C">
        <w:rPr>
          <w:rFonts w:asciiTheme="minorBidi" w:hAnsiTheme="minorBidi"/>
        </w:rPr>
        <w:t xml:space="preserve">. Dies gilt insbesondere für </w:t>
      </w:r>
      <w:r>
        <w:rPr>
          <w:rFonts w:asciiTheme="minorBidi" w:hAnsiTheme="minorBidi"/>
        </w:rPr>
        <w:t>kreative Projekte</w:t>
      </w:r>
      <w:r w:rsidRPr="00222C0C">
        <w:rPr>
          <w:rFonts w:asciiTheme="minorBidi" w:hAnsiTheme="minorBidi"/>
        </w:rPr>
        <w:t>.</w:t>
      </w:r>
      <w:r>
        <w:rPr>
          <w:rStyle w:val="Funotenzeichen"/>
          <w:rFonts w:asciiTheme="minorBidi" w:hAnsiTheme="minorBidi"/>
        </w:rPr>
        <w:footnoteReference w:id="18"/>
      </w:r>
    </w:p>
    <w:p w14:paraId="74D5B743" w14:textId="77777777" w:rsidR="000C2DC2" w:rsidRPr="00222C0C" w:rsidRDefault="000C2DC2" w:rsidP="000C2DC2">
      <w:pPr>
        <w:rPr>
          <w:rFonts w:asciiTheme="minorBidi" w:hAnsiTheme="minorBidi"/>
        </w:rPr>
      </w:pPr>
      <w:r w:rsidRPr="00222C0C">
        <w:rPr>
          <w:rFonts w:asciiTheme="minorBidi" w:hAnsiTheme="minorBidi"/>
        </w:rPr>
        <w:t xml:space="preserve">Auf </w:t>
      </w:r>
      <w:r>
        <w:rPr>
          <w:rFonts w:asciiTheme="minorBidi" w:hAnsiTheme="minorBidi"/>
        </w:rPr>
        <w:t>einer der</w:t>
      </w:r>
      <w:r w:rsidRPr="00222C0C">
        <w:rPr>
          <w:rFonts w:asciiTheme="minorBidi" w:hAnsiTheme="minorBidi"/>
        </w:rPr>
        <w:t xml:space="preserve"> renommiertesten RBC Plattform</w:t>
      </w:r>
      <w:r>
        <w:rPr>
          <w:rFonts w:asciiTheme="minorBidi" w:hAnsiTheme="minorBidi"/>
        </w:rPr>
        <w:t>,</w:t>
      </w:r>
      <w:r w:rsidRPr="00222C0C">
        <w:rPr>
          <w:rFonts w:asciiTheme="minorBidi" w:hAnsiTheme="minorBidi"/>
        </w:rPr>
        <w:t xml:space="preserve"> </w:t>
      </w:r>
      <w:r>
        <w:rPr>
          <w:rFonts w:asciiTheme="minorBidi" w:hAnsiTheme="minorBidi"/>
        </w:rPr>
        <w:t xml:space="preserve">dem </w:t>
      </w:r>
      <w:r w:rsidRPr="00222C0C">
        <w:rPr>
          <w:rFonts w:asciiTheme="minorBidi" w:hAnsiTheme="minorBidi"/>
        </w:rPr>
        <w:t>„Kickstarter“, beinhalte</w:t>
      </w:r>
      <w:r>
        <w:rPr>
          <w:rFonts w:asciiTheme="minorBidi" w:hAnsiTheme="minorBidi"/>
        </w:rPr>
        <w:t>t</w:t>
      </w:r>
      <w:r>
        <w:t xml:space="preserve"> die Gegenleistung, ein </w:t>
      </w:r>
      <w:r>
        <w:rPr>
          <w:rFonts w:asciiTheme="minorBidi" w:hAnsiTheme="minorBidi"/>
        </w:rPr>
        <w:t>Exemplar des fertigen</w:t>
      </w:r>
      <w:r w:rsidRPr="00222C0C">
        <w:rPr>
          <w:rFonts w:asciiTheme="minorBidi" w:hAnsiTheme="minorBidi"/>
        </w:rPr>
        <w:t xml:space="preserve"> Produktes</w:t>
      </w:r>
      <w:r>
        <w:rPr>
          <w:rFonts w:asciiTheme="minorBidi" w:hAnsiTheme="minorBidi"/>
        </w:rPr>
        <w:t xml:space="preserve"> oder ein Dankeschön wie beispielsweise </w:t>
      </w:r>
      <w:r>
        <w:rPr>
          <w:rFonts w:asciiTheme="minorBidi" w:hAnsiTheme="minorBidi"/>
        </w:rPr>
        <w:lastRenderedPageBreak/>
        <w:t>ein Buch oder eine Danksagung</w:t>
      </w:r>
      <w:r w:rsidRPr="00222C0C">
        <w:rPr>
          <w:rFonts w:asciiTheme="minorBidi" w:hAnsiTheme="minorBidi"/>
        </w:rPr>
        <w:t>.</w:t>
      </w:r>
      <w:r>
        <w:rPr>
          <w:rFonts w:asciiTheme="minorBidi" w:hAnsiTheme="minorBidi"/>
        </w:rPr>
        <w:t xml:space="preserve"> </w:t>
      </w:r>
      <w:r w:rsidRPr="00222C0C">
        <w:rPr>
          <w:rFonts w:asciiTheme="minorBidi" w:hAnsiTheme="minorBidi"/>
        </w:rPr>
        <w:t>Diese können auch in personalisierter Form (z.B. signiert) oder in Verbindung mit einer (öffentlichen) Danksagung auftreten.</w:t>
      </w:r>
      <w:r>
        <w:rPr>
          <w:rStyle w:val="Funotenzeichen"/>
          <w:rFonts w:asciiTheme="minorBidi" w:hAnsiTheme="minorBidi"/>
        </w:rPr>
        <w:footnoteReference w:id="19"/>
      </w:r>
    </w:p>
    <w:p w14:paraId="45E46B9E" w14:textId="77777777" w:rsidR="000C2DC2" w:rsidRPr="00222C0C" w:rsidRDefault="000C2DC2" w:rsidP="000C2DC2">
      <w:pPr>
        <w:pStyle w:val="berschrift3"/>
        <w:rPr>
          <w:rFonts w:asciiTheme="minorBidi" w:hAnsiTheme="minorBidi"/>
        </w:rPr>
      </w:pPr>
      <w:bookmarkStart w:id="17" w:name="_Toc77103130"/>
      <w:bookmarkStart w:id="18" w:name="_Toc77703300"/>
      <w:proofErr w:type="spellStart"/>
      <w:r w:rsidRPr="00C365B4">
        <w:rPr>
          <w:rFonts w:asciiTheme="minorBidi" w:hAnsiTheme="minorBidi" w:cstheme="minorBidi"/>
        </w:rPr>
        <w:t>Subscription</w:t>
      </w:r>
      <w:r w:rsidRPr="00222C0C">
        <w:rPr>
          <w:rFonts w:asciiTheme="minorBidi" w:hAnsiTheme="minorBidi"/>
        </w:rPr>
        <w:t>-Based</w:t>
      </w:r>
      <w:proofErr w:type="spellEnd"/>
      <w:r w:rsidRPr="00222C0C">
        <w:rPr>
          <w:rFonts w:asciiTheme="minorBidi" w:hAnsiTheme="minorBidi"/>
        </w:rPr>
        <w:t xml:space="preserve"> Crowdfunding Modell</w:t>
      </w:r>
      <w:bookmarkEnd w:id="17"/>
      <w:bookmarkEnd w:id="18"/>
    </w:p>
    <w:p w14:paraId="670163FD" w14:textId="77777777" w:rsidR="000C2DC2" w:rsidRDefault="000C2DC2" w:rsidP="000C2DC2">
      <w:pPr>
        <w:rPr>
          <w:rFonts w:asciiTheme="minorBidi" w:hAnsiTheme="minorBidi"/>
        </w:rPr>
      </w:pPr>
      <w:r w:rsidRPr="00222C0C">
        <w:rPr>
          <w:rFonts w:asciiTheme="minorBidi" w:hAnsiTheme="minorBidi"/>
        </w:rPr>
        <w:t xml:space="preserve">Im Gegensatz zu den zuvor beschriebenen Arten des Crowdfundings, </w:t>
      </w:r>
      <w:r>
        <w:rPr>
          <w:rFonts w:asciiTheme="minorBidi" w:hAnsiTheme="minorBidi"/>
        </w:rPr>
        <w:t>die</w:t>
      </w:r>
      <w:r w:rsidRPr="00222C0C">
        <w:rPr>
          <w:rFonts w:asciiTheme="minorBidi" w:hAnsiTheme="minorBidi"/>
        </w:rPr>
        <w:t xml:space="preserve"> </w:t>
      </w:r>
      <w:r>
        <w:rPr>
          <w:rFonts w:asciiTheme="minorBidi" w:hAnsiTheme="minorBidi"/>
        </w:rPr>
        <w:t xml:space="preserve">häufig durch </w:t>
      </w:r>
      <w:r w:rsidRPr="00222C0C">
        <w:rPr>
          <w:rFonts w:asciiTheme="minorBidi" w:hAnsiTheme="minorBidi"/>
        </w:rPr>
        <w:t>einmalige Zuwendungen geprägt sind,</w:t>
      </w:r>
      <w:r>
        <w:rPr>
          <w:rFonts w:asciiTheme="minorBidi" w:hAnsiTheme="minorBidi"/>
        </w:rPr>
        <w:t xml:space="preserve"> </w:t>
      </w:r>
      <w:r w:rsidRPr="00222C0C">
        <w:rPr>
          <w:rFonts w:asciiTheme="minorBidi" w:hAnsiTheme="minorBidi"/>
        </w:rPr>
        <w:t xml:space="preserve">kommt es beim </w:t>
      </w:r>
      <w:proofErr w:type="spellStart"/>
      <w:r>
        <w:rPr>
          <w:rFonts w:asciiTheme="minorBidi" w:hAnsiTheme="minorBidi"/>
        </w:rPr>
        <w:t>Subscription-Based</w:t>
      </w:r>
      <w:proofErr w:type="spellEnd"/>
      <w:r>
        <w:rPr>
          <w:rFonts w:asciiTheme="minorBidi" w:hAnsiTheme="minorBidi"/>
        </w:rPr>
        <w:t xml:space="preserve"> Crowdfunding (</w:t>
      </w:r>
      <w:r w:rsidRPr="00222C0C">
        <w:rPr>
          <w:rFonts w:asciiTheme="minorBidi" w:hAnsiTheme="minorBidi"/>
        </w:rPr>
        <w:t>SBC</w:t>
      </w:r>
      <w:r>
        <w:rPr>
          <w:rFonts w:asciiTheme="minorBidi" w:hAnsiTheme="minorBidi"/>
        </w:rPr>
        <w:t>)</w:t>
      </w:r>
      <w:r w:rsidRPr="00222C0C">
        <w:rPr>
          <w:rFonts w:asciiTheme="minorBidi" w:hAnsiTheme="minorBidi"/>
        </w:rPr>
        <w:t xml:space="preserve"> zu</w:t>
      </w:r>
      <w:r>
        <w:rPr>
          <w:rFonts w:asciiTheme="minorBidi" w:hAnsiTheme="minorBidi"/>
        </w:rPr>
        <w:t xml:space="preserve"> regelmäßigen Unterstützungen</w:t>
      </w:r>
      <w:r w:rsidRPr="00222C0C">
        <w:rPr>
          <w:rFonts w:asciiTheme="minorBidi" w:hAnsiTheme="minorBidi"/>
        </w:rPr>
        <w:t xml:space="preserve">, meist </w:t>
      </w:r>
      <w:r>
        <w:rPr>
          <w:rFonts w:asciiTheme="minorBidi" w:hAnsiTheme="minorBidi"/>
        </w:rPr>
        <w:t xml:space="preserve">über </w:t>
      </w:r>
      <w:r w:rsidRPr="00222C0C">
        <w:rPr>
          <w:rFonts w:asciiTheme="minorBidi" w:hAnsiTheme="minorBidi"/>
        </w:rPr>
        <w:t>monatliche</w:t>
      </w:r>
      <w:r>
        <w:rPr>
          <w:rFonts w:asciiTheme="minorBidi" w:hAnsiTheme="minorBidi"/>
        </w:rPr>
        <w:t xml:space="preserve"> Zahlungen</w:t>
      </w:r>
      <w:r w:rsidRPr="00222C0C">
        <w:rPr>
          <w:rFonts w:asciiTheme="minorBidi" w:hAnsiTheme="minorBidi"/>
        </w:rPr>
        <w:t>.</w:t>
      </w:r>
      <w:r>
        <w:rPr>
          <w:rStyle w:val="Funotenzeichen"/>
          <w:rFonts w:asciiTheme="minorBidi" w:hAnsiTheme="minorBidi"/>
        </w:rPr>
        <w:footnoteReference w:id="20"/>
      </w:r>
      <w:r w:rsidRPr="00385044">
        <w:t xml:space="preserve"> </w:t>
      </w:r>
      <w:proofErr w:type="gramStart"/>
      <w:r w:rsidRPr="00385044">
        <w:rPr>
          <w:rFonts w:asciiTheme="minorBidi" w:hAnsiTheme="minorBidi"/>
        </w:rPr>
        <w:t>Ähnlich</w:t>
      </w:r>
      <w:proofErr w:type="gramEnd"/>
      <w:r w:rsidRPr="00385044">
        <w:rPr>
          <w:rFonts w:asciiTheme="minorBidi" w:hAnsiTheme="minorBidi"/>
        </w:rPr>
        <w:t xml:space="preserve"> wie bei einem Abonnement, werden die Unterstützer langfristig gebunden</w:t>
      </w:r>
      <w:r>
        <w:rPr>
          <w:rFonts w:asciiTheme="minorBidi" w:hAnsiTheme="minorBidi"/>
        </w:rPr>
        <w:t xml:space="preserve"> und erhalten als Gegenleistung einen Mehrwert. </w:t>
      </w:r>
      <w:r w:rsidRPr="00222C0C">
        <w:rPr>
          <w:rFonts w:asciiTheme="minorBidi" w:hAnsiTheme="minorBidi"/>
        </w:rPr>
        <w:t xml:space="preserve">Das SBC hat sich </w:t>
      </w:r>
      <w:r>
        <w:rPr>
          <w:rFonts w:asciiTheme="minorBidi" w:hAnsiTheme="minorBidi"/>
        </w:rPr>
        <w:t xml:space="preserve">daher </w:t>
      </w:r>
      <w:r w:rsidRPr="00222C0C">
        <w:rPr>
          <w:rFonts w:asciiTheme="minorBidi" w:hAnsiTheme="minorBidi"/>
        </w:rPr>
        <w:t>in den letzten Jahren insbesondere für Künstler, Musiker und</w:t>
      </w:r>
      <w:r>
        <w:rPr>
          <w:rFonts w:asciiTheme="minorBidi" w:hAnsiTheme="minorBidi"/>
        </w:rPr>
        <w:t xml:space="preserve"> </w:t>
      </w:r>
      <w:r w:rsidRPr="00222C0C">
        <w:rPr>
          <w:rFonts w:asciiTheme="minorBidi" w:hAnsiTheme="minorBidi"/>
        </w:rPr>
        <w:t xml:space="preserve">Kreative, als eine </w:t>
      </w:r>
      <w:r>
        <w:rPr>
          <w:rFonts w:asciiTheme="minorBidi" w:hAnsiTheme="minorBidi"/>
        </w:rPr>
        <w:t>nachhaltige</w:t>
      </w:r>
      <w:r w:rsidRPr="00222C0C">
        <w:rPr>
          <w:rFonts w:asciiTheme="minorBidi" w:hAnsiTheme="minorBidi"/>
        </w:rPr>
        <w:t xml:space="preserve"> </w:t>
      </w:r>
      <w:r>
        <w:rPr>
          <w:rFonts w:asciiTheme="minorBidi" w:hAnsiTheme="minorBidi"/>
        </w:rPr>
        <w:t>Finanzierungs</w:t>
      </w:r>
      <w:r w:rsidRPr="00222C0C">
        <w:rPr>
          <w:rFonts w:asciiTheme="minorBidi" w:hAnsiTheme="minorBidi"/>
        </w:rPr>
        <w:t xml:space="preserve">quelle entwickelt. </w:t>
      </w:r>
      <w:r>
        <w:rPr>
          <w:rFonts w:asciiTheme="minorBidi" w:hAnsiTheme="minorBidi"/>
        </w:rPr>
        <w:t xml:space="preserve">Die bekanntesten </w:t>
      </w:r>
      <w:r w:rsidRPr="00222C0C">
        <w:rPr>
          <w:rFonts w:asciiTheme="minorBidi" w:hAnsiTheme="minorBidi"/>
        </w:rPr>
        <w:t xml:space="preserve">SBC </w:t>
      </w:r>
      <w:r>
        <w:rPr>
          <w:rFonts w:asciiTheme="minorBidi" w:hAnsiTheme="minorBidi"/>
        </w:rPr>
        <w:t>Plattformen</w:t>
      </w:r>
      <w:r w:rsidRPr="00222C0C">
        <w:rPr>
          <w:rFonts w:asciiTheme="minorBidi" w:hAnsiTheme="minorBidi"/>
        </w:rPr>
        <w:t xml:space="preserve"> </w:t>
      </w:r>
      <w:r>
        <w:rPr>
          <w:rFonts w:asciiTheme="minorBidi" w:hAnsiTheme="minorBidi"/>
        </w:rPr>
        <w:t>sind unter anderem</w:t>
      </w:r>
      <w:r w:rsidRPr="00222C0C">
        <w:rPr>
          <w:rFonts w:asciiTheme="minorBidi" w:hAnsiTheme="minorBidi"/>
        </w:rPr>
        <w:t xml:space="preserve"> </w:t>
      </w:r>
      <w:proofErr w:type="spellStart"/>
      <w:r w:rsidRPr="00222C0C">
        <w:rPr>
          <w:rFonts w:asciiTheme="minorBidi" w:hAnsiTheme="minorBidi"/>
        </w:rPr>
        <w:t>Patreon</w:t>
      </w:r>
      <w:proofErr w:type="spellEnd"/>
      <w:r w:rsidRPr="00222C0C">
        <w:rPr>
          <w:rFonts w:asciiTheme="minorBidi" w:hAnsiTheme="minorBidi"/>
        </w:rPr>
        <w:t xml:space="preserve">, </w:t>
      </w:r>
      <w:proofErr w:type="spellStart"/>
      <w:r w:rsidRPr="00222C0C">
        <w:rPr>
          <w:rFonts w:asciiTheme="minorBidi" w:hAnsiTheme="minorBidi"/>
        </w:rPr>
        <w:t>SubcribeStar</w:t>
      </w:r>
      <w:proofErr w:type="spellEnd"/>
      <w:r w:rsidRPr="00222C0C">
        <w:rPr>
          <w:rFonts w:asciiTheme="minorBidi" w:hAnsiTheme="minorBidi"/>
        </w:rPr>
        <w:t xml:space="preserve">, </w:t>
      </w:r>
      <w:proofErr w:type="spellStart"/>
      <w:r w:rsidRPr="00222C0C">
        <w:rPr>
          <w:rFonts w:asciiTheme="minorBidi" w:hAnsiTheme="minorBidi"/>
        </w:rPr>
        <w:t>Steadyhq</w:t>
      </w:r>
      <w:proofErr w:type="spellEnd"/>
      <w:r w:rsidRPr="00222C0C">
        <w:rPr>
          <w:rFonts w:asciiTheme="minorBidi" w:hAnsiTheme="minorBidi"/>
        </w:rPr>
        <w:t xml:space="preserve"> oder Ko-</w:t>
      </w:r>
      <w:proofErr w:type="spellStart"/>
      <w:r w:rsidRPr="00222C0C">
        <w:rPr>
          <w:rFonts w:asciiTheme="minorBidi" w:hAnsiTheme="minorBidi"/>
        </w:rPr>
        <w:t>fi</w:t>
      </w:r>
      <w:proofErr w:type="spellEnd"/>
      <w:r>
        <w:rPr>
          <w:rFonts w:asciiTheme="minorBidi" w:hAnsiTheme="minorBidi"/>
        </w:rPr>
        <w:t>.</w:t>
      </w:r>
      <w:r w:rsidRPr="00222C0C">
        <w:rPr>
          <w:rFonts w:asciiTheme="minorBidi" w:hAnsiTheme="minorBidi"/>
        </w:rPr>
        <w:t xml:space="preserve"> </w:t>
      </w:r>
      <w:r>
        <w:rPr>
          <w:rStyle w:val="Funotenzeichen"/>
          <w:rFonts w:asciiTheme="minorBidi" w:hAnsiTheme="minorBidi"/>
        </w:rPr>
        <w:footnoteReference w:id="21"/>
      </w:r>
    </w:p>
    <w:p w14:paraId="3B65C7B6" w14:textId="77777777" w:rsidR="000C2DC2" w:rsidRDefault="000C2DC2" w:rsidP="000C2DC2">
      <w:pPr>
        <w:rPr>
          <w:rFonts w:asciiTheme="minorBidi" w:hAnsiTheme="minorBidi"/>
        </w:rPr>
      </w:pPr>
      <w:r>
        <w:rPr>
          <w:rFonts w:asciiTheme="minorBidi" w:hAnsiTheme="minorBidi"/>
        </w:rPr>
        <w:t xml:space="preserve">Seinen Ursprung hat diese Form des Crowdfundings aber aus dem Journalismus. Autoren haben diese Finanzierungsart für Publikationen von </w:t>
      </w:r>
      <w:r w:rsidRPr="00BF5374">
        <w:rPr>
          <w:rFonts w:asciiTheme="minorBidi" w:hAnsiTheme="minorBidi"/>
        </w:rPr>
        <w:t>B</w:t>
      </w:r>
      <w:r>
        <w:rPr>
          <w:rFonts w:asciiTheme="minorBidi" w:hAnsiTheme="minorBidi"/>
        </w:rPr>
        <w:t>üchern genutzt, indem sie sich b</w:t>
      </w:r>
      <w:r w:rsidRPr="00BF5374">
        <w:rPr>
          <w:rFonts w:asciiTheme="minorBidi" w:hAnsiTheme="minorBidi"/>
        </w:rPr>
        <w:t>ereits durch die zuk</w:t>
      </w:r>
      <w:r w:rsidRPr="00BF5374">
        <w:rPr>
          <w:rFonts w:asciiTheme="minorBidi" w:hAnsiTheme="minorBidi" w:hint="eastAsia"/>
        </w:rPr>
        <w:t>ü</w:t>
      </w:r>
      <w:r w:rsidRPr="00BF5374">
        <w:rPr>
          <w:rFonts w:asciiTheme="minorBidi" w:hAnsiTheme="minorBidi"/>
        </w:rPr>
        <w:t>nftigen Leser finanzieren l</w:t>
      </w:r>
      <w:r>
        <w:rPr>
          <w:rFonts w:asciiTheme="minorBidi" w:hAnsiTheme="minorBidi"/>
        </w:rPr>
        <w:t>ie</w:t>
      </w:r>
      <w:r w:rsidRPr="00BF5374">
        <w:rPr>
          <w:rFonts w:asciiTheme="minorBidi" w:hAnsiTheme="minorBidi"/>
        </w:rPr>
        <w:t>ßen, wenn es</w:t>
      </w:r>
      <w:r w:rsidRPr="00BF5374">
        <w:rPr>
          <w:rFonts w:asciiTheme="minorBidi" w:hAnsiTheme="minorBidi" w:hint="eastAsia"/>
        </w:rPr>
        <w:t> </w:t>
      </w:r>
      <w:r w:rsidRPr="00BF5374">
        <w:rPr>
          <w:rFonts w:asciiTheme="minorBidi" w:hAnsiTheme="minorBidi"/>
        </w:rPr>
        <w:t xml:space="preserve">gerade fertig konzipiert und noch nicht verfasst </w:t>
      </w:r>
      <w:r>
        <w:rPr>
          <w:rFonts w:asciiTheme="minorBidi" w:hAnsiTheme="minorBidi"/>
        </w:rPr>
        <w:t>wurde</w:t>
      </w:r>
      <w:r w:rsidRPr="00BF5374">
        <w:rPr>
          <w:rFonts w:asciiTheme="minorBidi" w:hAnsiTheme="minorBidi"/>
        </w:rPr>
        <w:t>.</w:t>
      </w:r>
      <w:r>
        <w:rPr>
          <w:rFonts w:asciiTheme="minorBidi" w:hAnsiTheme="minorBidi"/>
        </w:rPr>
        <w:t xml:space="preserve"> </w:t>
      </w:r>
      <w:r w:rsidRPr="00222C0C">
        <w:rPr>
          <w:rFonts w:asciiTheme="minorBidi" w:hAnsiTheme="minorBidi"/>
        </w:rPr>
        <w:t>So erlaubt es die Plattform „</w:t>
      </w:r>
      <w:proofErr w:type="spellStart"/>
      <w:r w:rsidRPr="00222C0C">
        <w:rPr>
          <w:rFonts w:asciiTheme="minorBidi" w:hAnsiTheme="minorBidi"/>
        </w:rPr>
        <w:t>Beacon</w:t>
      </w:r>
      <w:proofErr w:type="spellEnd"/>
      <w:r w:rsidRPr="00222C0C">
        <w:rPr>
          <w:rFonts w:asciiTheme="minorBidi" w:hAnsiTheme="minorBidi"/>
        </w:rPr>
        <w:t>“ einen bestimmten Autor in Form eines Abonnements kontinuierlich zu unterstützen. Im Gegenzug erlangen diese Subs</w:t>
      </w:r>
      <w:r>
        <w:rPr>
          <w:rFonts w:asciiTheme="minorBidi" w:hAnsiTheme="minorBidi"/>
        </w:rPr>
        <w:t>criber</w:t>
      </w:r>
      <w:r w:rsidRPr="00222C0C">
        <w:rPr>
          <w:rFonts w:asciiTheme="minorBidi" w:hAnsiTheme="minorBidi"/>
        </w:rPr>
        <w:t xml:space="preserve"> uneingeschränkten Zugang zu den Publikationen dieses Autors.</w:t>
      </w:r>
      <w:r>
        <w:rPr>
          <w:rStyle w:val="Funotenzeichen"/>
          <w:rFonts w:asciiTheme="minorBidi" w:hAnsiTheme="minorBidi"/>
        </w:rPr>
        <w:footnoteReference w:id="22"/>
      </w:r>
    </w:p>
    <w:p w14:paraId="4AAB730C" w14:textId="77777777" w:rsidR="000C2DC2" w:rsidRPr="00222C0C" w:rsidRDefault="000C2DC2" w:rsidP="00811E0E">
      <w:pPr>
        <w:pStyle w:val="berschrift2"/>
      </w:pPr>
      <w:bookmarkStart w:id="19" w:name="_Toc77103131"/>
      <w:bookmarkStart w:id="20" w:name="_Toc77703301"/>
      <w:r w:rsidRPr="00222C0C">
        <w:t xml:space="preserve">Erfolgsfaktoren auf SBC Plattformen am Beispiel von </w:t>
      </w:r>
      <w:proofErr w:type="spellStart"/>
      <w:r w:rsidRPr="00222C0C">
        <w:t>Patreon</w:t>
      </w:r>
      <w:bookmarkEnd w:id="19"/>
      <w:bookmarkEnd w:id="20"/>
      <w:proofErr w:type="spellEnd"/>
    </w:p>
    <w:p w14:paraId="2E697CB6" w14:textId="60E4FDAC" w:rsidR="000C2DC2" w:rsidRPr="00222C0C" w:rsidRDefault="000C2DC2" w:rsidP="000C2DC2">
      <w:pPr>
        <w:rPr>
          <w:rFonts w:asciiTheme="minorBidi" w:hAnsiTheme="minorBidi"/>
        </w:rPr>
      </w:pPr>
      <w:proofErr w:type="spellStart"/>
      <w:r>
        <w:rPr>
          <w:rFonts w:asciiTheme="minorBidi" w:hAnsiTheme="minorBidi"/>
        </w:rPr>
        <w:t>Patreon</w:t>
      </w:r>
      <w:proofErr w:type="spellEnd"/>
      <w:r>
        <w:rPr>
          <w:rFonts w:asciiTheme="minorBidi" w:hAnsiTheme="minorBidi"/>
        </w:rPr>
        <w:t xml:space="preserve"> ist eine Plattform, auf der kreative Projekte aus unterschiedlichen Branchen, die Arbeit von Befürwortern unterstützen lassen können. Hierbei wird eine Mitgliedschaft mit monatlichen Zahlungen abgeschlossen. Somit erhalten die Kreativen ein stetiges Einkommen, wobei sie unabhängig von </w:t>
      </w:r>
      <w:r w:rsidRPr="00645046">
        <w:rPr>
          <w:rFonts w:asciiTheme="minorBidi" w:hAnsiTheme="minorBidi"/>
        </w:rPr>
        <w:t>Großprojekte</w:t>
      </w:r>
      <w:r>
        <w:rPr>
          <w:rFonts w:asciiTheme="minorBidi" w:hAnsiTheme="minorBidi"/>
        </w:rPr>
        <w:t xml:space="preserve">n bleiben können. Die Unterstützer erhalten den Zugang zu exklusiven Inhalten und </w:t>
      </w:r>
      <w:r w:rsidRPr="00CB3D42">
        <w:rPr>
          <w:rFonts w:asciiTheme="minorBidi" w:hAnsiTheme="minorBidi"/>
        </w:rPr>
        <w:t>Community</w:t>
      </w:r>
      <w:r>
        <w:rPr>
          <w:rFonts w:asciiTheme="minorBidi" w:hAnsiTheme="minorBidi"/>
        </w:rPr>
        <w:t xml:space="preserve">, sowie </w:t>
      </w:r>
      <w:r w:rsidRPr="00CB3D42">
        <w:rPr>
          <w:rFonts w:asciiTheme="minorBidi" w:hAnsiTheme="minorBidi"/>
        </w:rPr>
        <w:t xml:space="preserve">Einblicke in </w:t>
      </w:r>
      <w:r>
        <w:rPr>
          <w:rFonts w:asciiTheme="minorBidi" w:hAnsiTheme="minorBidi"/>
        </w:rPr>
        <w:t>den</w:t>
      </w:r>
      <w:r w:rsidRPr="00CB3D42">
        <w:rPr>
          <w:rFonts w:asciiTheme="minorBidi" w:hAnsiTheme="minorBidi"/>
        </w:rPr>
        <w:t xml:space="preserve"> kreativen Prozess</w:t>
      </w:r>
      <w:r>
        <w:rPr>
          <w:rFonts w:asciiTheme="minorBidi" w:hAnsiTheme="minorBidi"/>
        </w:rPr>
        <w:t xml:space="preserve">. </w:t>
      </w:r>
      <w:r w:rsidRPr="00340B7C">
        <w:rPr>
          <w:rFonts w:asciiTheme="minorBidi" w:hAnsiTheme="minorBidi"/>
        </w:rPr>
        <w:t xml:space="preserve">Im Gegenzug erhalten </w:t>
      </w:r>
      <w:proofErr w:type="spellStart"/>
      <w:r>
        <w:rPr>
          <w:rFonts w:asciiTheme="minorBidi" w:hAnsiTheme="minorBidi"/>
        </w:rPr>
        <w:t>Creator</w:t>
      </w:r>
      <w:proofErr w:type="spellEnd"/>
      <w:r>
        <w:rPr>
          <w:rFonts w:asciiTheme="minorBidi" w:hAnsiTheme="minorBidi"/>
        </w:rPr>
        <w:t xml:space="preserve"> </w:t>
      </w:r>
      <w:r w:rsidRPr="00340B7C">
        <w:rPr>
          <w:rFonts w:asciiTheme="minorBidi" w:hAnsiTheme="minorBidi"/>
        </w:rPr>
        <w:t>die Freiheit,</w:t>
      </w:r>
      <w:r>
        <w:rPr>
          <w:rFonts w:asciiTheme="minorBidi" w:hAnsiTheme="minorBidi"/>
        </w:rPr>
        <w:t xml:space="preserve"> die beste Arbeit zu kreieren sowie </w:t>
      </w:r>
      <w:r w:rsidRPr="00340B7C">
        <w:rPr>
          <w:rFonts w:asciiTheme="minorBidi" w:hAnsiTheme="minorBidi"/>
        </w:rPr>
        <w:t xml:space="preserve">die </w:t>
      </w:r>
      <w:r>
        <w:rPr>
          <w:rFonts w:asciiTheme="minorBidi" w:hAnsiTheme="minorBidi"/>
        </w:rPr>
        <w:t>Standfestigkeit</w:t>
      </w:r>
      <w:r w:rsidRPr="00340B7C">
        <w:rPr>
          <w:rFonts w:asciiTheme="minorBidi" w:hAnsiTheme="minorBidi"/>
        </w:rPr>
        <w:t>, um eine unabhängige</w:t>
      </w:r>
      <w:r>
        <w:rPr>
          <w:rFonts w:asciiTheme="minorBidi" w:hAnsiTheme="minorBidi"/>
        </w:rPr>
        <w:t>,</w:t>
      </w:r>
      <w:r w:rsidRPr="00340B7C">
        <w:rPr>
          <w:rFonts w:asciiTheme="minorBidi" w:hAnsiTheme="minorBidi"/>
        </w:rPr>
        <w:t xml:space="preserve"> kreative Karriere</w:t>
      </w:r>
      <w:r>
        <w:rPr>
          <w:rFonts w:asciiTheme="minorBidi" w:hAnsiTheme="minorBidi"/>
        </w:rPr>
        <w:t xml:space="preserve"> zu etablieren</w:t>
      </w:r>
      <w:r w:rsidRPr="00340B7C">
        <w:rPr>
          <w:rFonts w:asciiTheme="minorBidi" w:hAnsiTheme="minorBidi"/>
        </w:rPr>
        <w:t>.</w:t>
      </w:r>
      <w:r>
        <w:rPr>
          <w:rFonts w:asciiTheme="minorBidi" w:hAnsiTheme="minorBidi"/>
        </w:rPr>
        <w:t xml:space="preserve"> </w:t>
      </w:r>
      <w:r w:rsidRPr="00222C0C">
        <w:rPr>
          <w:rFonts w:asciiTheme="minorBidi" w:hAnsiTheme="minorBidi"/>
        </w:rPr>
        <w:t xml:space="preserve">Regner beschreibt das Geschäftsmodell auf </w:t>
      </w:r>
      <w:r>
        <w:rPr>
          <w:rFonts w:asciiTheme="minorBidi" w:hAnsiTheme="minorBidi"/>
        </w:rPr>
        <w:t xml:space="preserve">SBC </w:t>
      </w:r>
      <w:r w:rsidRPr="00222C0C">
        <w:rPr>
          <w:rFonts w:asciiTheme="minorBidi" w:hAnsiTheme="minorBidi"/>
        </w:rPr>
        <w:t xml:space="preserve">Plattformen wie </w:t>
      </w:r>
      <w:proofErr w:type="spellStart"/>
      <w:r w:rsidRPr="00222C0C">
        <w:rPr>
          <w:rFonts w:asciiTheme="minorBidi" w:hAnsiTheme="minorBidi"/>
        </w:rPr>
        <w:t>Patreon</w:t>
      </w:r>
      <w:proofErr w:type="spellEnd"/>
      <w:r w:rsidRPr="00222C0C">
        <w:rPr>
          <w:rFonts w:asciiTheme="minorBidi" w:hAnsiTheme="minorBidi"/>
        </w:rPr>
        <w:t>,</w:t>
      </w:r>
      <w:r>
        <w:rPr>
          <w:rFonts w:asciiTheme="minorBidi" w:hAnsiTheme="minorBidi"/>
        </w:rPr>
        <w:t xml:space="preserve"> </w:t>
      </w:r>
      <w:r w:rsidRPr="00222C0C">
        <w:rPr>
          <w:rFonts w:asciiTheme="minorBidi" w:hAnsiTheme="minorBidi"/>
        </w:rPr>
        <w:t xml:space="preserve">als einen an </w:t>
      </w:r>
      <w:r>
        <w:rPr>
          <w:rFonts w:asciiTheme="minorBidi" w:hAnsiTheme="minorBidi"/>
        </w:rPr>
        <w:t xml:space="preserve">den </w:t>
      </w:r>
      <w:r w:rsidRPr="00222C0C">
        <w:rPr>
          <w:rFonts w:asciiTheme="minorBidi" w:hAnsiTheme="minorBidi"/>
        </w:rPr>
        <w:t>Unterstützer gerichteten Subskriptionsservice</w:t>
      </w:r>
      <w:r>
        <w:rPr>
          <w:rFonts w:asciiTheme="minorBidi" w:hAnsiTheme="minorBidi"/>
        </w:rPr>
        <w:t>, bei dem</w:t>
      </w:r>
      <w:r w:rsidRPr="00BF5374">
        <w:rPr>
          <w:rFonts w:asciiTheme="minorBidi" w:hAnsiTheme="minorBidi"/>
        </w:rPr>
        <w:t xml:space="preserve"> eine Dienstleistung</w:t>
      </w:r>
      <w:r w:rsidR="000227EA">
        <w:rPr>
          <w:rFonts w:asciiTheme="minorBidi" w:hAnsiTheme="minorBidi"/>
        </w:rPr>
        <w:t xml:space="preserve"> </w:t>
      </w:r>
      <w:r>
        <w:rPr>
          <w:rFonts w:asciiTheme="minorBidi" w:hAnsiTheme="minorBidi"/>
        </w:rPr>
        <w:t xml:space="preserve">angeboten wird. </w:t>
      </w:r>
      <w:r w:rsidRPr="00222C0C">
        <w:rPr>
          <w:rFonts w:asciiTheme="minorBidi" w:hAnsiTheme="minorBidi"/>
        </w:rPr>
        <w:t xml:space="preserve">Hierbei </w:t>
      </w:r>
      <w:r>
        <w:rPr>
          <w:rFonts w:asciiTheme="minorBidi" w:hAnsiTheme="minorBidi"/>
        </w:rPr>
        <w:t>ist erwähnenswert</w:t>
      </w:r>
      <w:r w:rsidRPr="00222C0C">
        <w:rPr>
          <w:rFonts w:asciiTheme="minorBidi" w:hAnsiTheme="minorBidi"/>
        </w:rPr>
        <w:t xml:space="preserve">, </w:t>
      </w:r>
      <w:r w:rsidRPr="00222C0C">
        <w:rPr>
          <w:rFonts w:asciiTheme="minorBidi" w:hAnsiTheme="minorBidi"/>
        </w:rPr>
        <w:lastRenderedPageBreak/>
        <w:t>dass dies auf der individuellen Ebene geschieht. Solange also die Erwartungshaltung der Subs</w:t>
      </w:r>
      <w:r>
        <w:rPr>
          <w:rFonts w:asciiTheme="minorBidi" w:hAnsiTheme="minorBidi"/>
        </w:rPr>
        <w:t xml:space="preserve">criber </w:t>
      </w:r>
      <w:r w:rsidRPr="00222C0C">
        <w:rPr>
          <w:rFonts w:asciiTheme="minorBidi" w:hAnsiTheme="minorBidi"/>
        </w:rPr>
        <w:t xml:space="preserve">befriedigt wird, werden die einzelnen </w:t>
      </w:r>
      <w:proofErr w:type="spellStart"/>
      <w:r w:rsidRPr="00222C0C">
        <w:rPr>
          <w:rFonts w:asciiTheme="minorBidi" w:hAnsiTheme="minorBidi"/>
        </w:rPr>
        <w:t>Creator</w:t>
      </w:r>
      <w:proofErr w:type="spellEnd"/>
      <w:r w:rsidRPr="00222C0C">
        <w:rPr>
          <w:rFonts w:asciiTheme="minorBidi" w:hAnsiTheme="minorBidi"/>
        </w:rPr>
        <w:t xml:space="preserve"> auch kontinuierlich unterstützt. Dies deutet darauf hin, dass der Erfolg von </w:t>
      </w:r>
      <w:proofErr w:type="spellStart"/>
      <w:r w:rsidRPr="00222C0C">
        <w:rPr>
          <w:rFonts w:asciiTheme="minorBidi" w:hAnsiTheme="minorBidi"/>
        </w:rPr>
        <w:t>Creator</w:t>
      </w:r>
      <w:proofErr w:type="spellEnd"/>
      <w:r w:rsidRPr="00222C0C">
        <w:rPr>
          <w:rFonts w:asciiTheme="minorBidi" w:hAnsiTheme="minorBidi"/>
        </w:rPr>
        <w:t xml:space="preserve"> und somit auch der Erfolg der SBC Plattformen, von der subjektiv empfundenen Qualität der angebotenen Inhalte, abhängig ist.</w:t>
      </w:r>
      <w:r>
        <w:rPr>
          <w:rStyle w:val="Funotenzeichen"/>
          <w:rFonts w:asciiTheme="minorBidi" w:hAnsiTheme="minorBidi"/>
        </w:rPr>
        <w:footnoteReference w:id="23"/>
      </w:r>
    </w:p>
    <w:p w14:paraId="1FE2146E" w14:textId="77777777" w:rsidR="000C2DC2" w:rsidRPr="00222C0C" w:rsidRDefault="000C2DC2" w:rsidP="000C2DC2">
      <w:pPr>
        <w:rPr>
          <w:rFonts w:asciiTheme="minorBidi" w:hAnsiTheme="minorBidi"/>
        </w:rPr>
      </w:pPr>
      <w:r w:rsidRPr="00BF5374">
        <w:rPr>
          <w:rFonts w:asciiTheme="minorBidi" w:hAnsiTheme="minorBidi"/>
        </w:rPr>
        <w:t>Um die Erfolgsfaktoren der SBC Plattformen herauszuarbeite</w:t>
      </w:r>
      <w:r>
        <w:rPr>
          <w:rFonts w:asciiTheme="minorBidi" w:hAnsiTheme="minorBidi"/>
        </w:rPr>
        <w:t>n</w:t>
      </w:r>
      <w:r w:rsidRPr="00222C0C">
        <w:rPr>
          <w:rFonts w:asciiTheme="minorBidi" w:hAnsiTheme="minorBidi"/>
        </w:rPr>
        <w:t xml:space="preserve">, </w:t>
      </w:r>
      <w:r>
        <w:rPr>
          <w:rFonts w:asciiTheme="minorBidi" w:hAnsiTheme="minorBidi"/>
        </w:rPr>
        <w:t xml:space="preserve">wird vorab erläutert, </w:t>
      </w:r>
      <w:r w:rsidRPr="00222C0C">
        <w:rPr>
          <w:rFonts w:asciiTheme="minorBidi" w:hAnsiTheme="minorBidi"/>
        </w:rPr>
        <w:t xml:space="preserve">wie Erfolg messbar </w:t>
      </w:r>
      <w:r>
        <w:rPr>
          <w:rFonts w:asciiTheme="minorBidi" w:hAnsiTheme="minorBidi"/>
        </w:rPr>
        <w:t>ist</w:t>
      </w:r>
      <w:r w:rsidRPr="00222C0C">
        <w:rPr>
          <w:rFonts w:asciiTheme="minorBidi" w:hAnsiTheme="minorBidi"/>
        </w:rPr>
        <w:t xml:space="preserve">. Regner geht </w:t>
      </w:r>
      <w:r>
        <w:rPr>
          <w:rFonts w:asciiTheme="minorBidi" w:hAnsiTheme="minorBidi"/>
        </w:rPr>
        <w:t>in diesem Kontext</w:t>
      </w:r>
      <w:r w:rsidRPr="00222C0C">
        <w:rPr>
          <w:rFonts w:asciiTheme="minorBidi" w:hAnsiTheme="minorBidi"/>
        </w:rPr>
        <w:t xml:space="preserve"> auf die Relevanz der Anzahl an Beiträgen und Höhe </w:t>
      </w:r>
      <w:r>
        <w:rPr>
          <w:rFonts w:asciiTheme="minorBidi" w:hAnsiTheme="minorBidi"/>
        </w:rPr>
        <w:t>von</w:t>
      </w:r>
      <w:r w:rsidRPr="00222C0C">
        <w:rPr>
          <w:rFonts w:asciiTheme="minorBidi" w:hAnsiTheme="minorBidi"/>
        </w:rPr>
        <w:t xml:space="preserve"> Zuwendungen ein.</w:t>
      </w:r>
      <w:r>
        <w:rPr>
          <w:rStyle w:val="Funotenzeichen"/>
          <w:rFonts w:asciiTheme="minorBidi" w:hAnsiTheme="minorBidi"/>
        </w:rPr>
        <w:footnoteReference w:id="24"/>
      </w:r>
    </w:p>
    <w:p w14:paraId="2B4A0F92" w14:textId="43F04CFF" w:rsidR="000C2DC2" w:rsidRDefault="0027695D" w:rsidP="000C2DC2">
      <w:pPr>
        <w:rPr>
          <w:rFonts w:asciiTheme="minorBidi" w:hAnsiTheme="minorBidi"/>
        </w:rPr>
      </w:pPr>
      <w:r w:rsidRPr="0027695D">
        <w:rPr>
          <w:rFonts w:asciiTheme="minorBidi" w:hAnsiTheme="minorBidi"/>
        </w:rPr>
        <w:t>Auch aufgrund der enormen Menge an frei zugänglichen Inhalten, muss ein Content</w:t>
      </w:r>
      <w:r>
        <w:rPr>
          <w:rFonts w:asciiTheme="minorBidi" w:hAnsiTheme="minorBidi"/>
        </w:rPr>
        <w:t xml:space="preserve"> </w:t>
      </w:r>
      <w:proofErr w:type="spellStart"/>
      <w:r w:rsidRPr="0027695D">
        <w:rPr>
          <w:rFonts w:asciiTheme="minorBidi" w:hAnsiTheme="minorBidi"/>
        </w:rPr>
        <w:t>Creator</w:t>
      </w:r>
      <w:proofErr w:type="spellEnd"/>
      <w:r w:rsidRPr="0027695D">
        <w:rPr>
          <w:rFonts w:asciiTheme="minorBidi" w:hAnsiTheme="minorBidi"/>
        </w:rPr>
        <w:t xml:space="preserve"> also einen zusätzlichen Wert für die Unterstützer generieren. Bei der Untersuchung des „</w:t>
      </w:r>
      <w:proofErr w:type="spellStart"/>
      <w:r w:rsidRPr="0027695D">
        <w:rPr>
          <w:rFonts w:asciiTheme="minorBidi" w:hAnsiTheme="minorBidi"/>
        </w:rPr>
        <w:t>Freemium</w:t>
      </w:r>
      <w:proofErr w:type="spellEnd"/>
      <w:r w:rsidRPr="0027695D">
        <w:rPr>
          <w:rFonts w:asciiTheme="minorBidi" w:hAnsiTheme="minorBidi"/>
        </w:rPr>
        <w:t>“ Modells zeigt sich, dass Zahlungsbereitschaft der Konsumenten insbesondere bei hoher empfundener Qualität, vorhanden ist</w:t>
      </w:r>
      <w:r w:rsidR="000C2DC2" w:rsidRPr="00F43CA2">
        <w:rPr>
          <w:rFonts w:asciiTheme="minorBidi" w:hAnsiTheme="minorBidi"/>
        </w:rPr>
        <w:t>.</w:t>
      </w:r>
      <w:r w:rsidR="000C2DC2">
        <w:rPr>
          <w:rStyle w:val="Funotenzeichen"/>
          <w:rFonts w:asciiTheme="minorBidi" w:hAnsiTheme="minorBidi"/>
        </w:rPr>
        <w:footnoteReference w:id="25"/>
      </w:r>
      <w:r w:rsidR="000C2DC2" w:rsidRPr="00F43CA2">
        <w:rPr>
          <w:rFonts w:asciiTheme="minorBidi" w:hAnsiTheme="minorBidi"/>
        </w:rPr>
        <w:t xml:space="preserve"> Lin </w:t>
      </w:r>
      <w:r w:rsidR="000C2DC2">
        <w:rPr>
          <w:rFonts w:asciiTheme="minorBidi" w:hAnsiTheme="minorBidi"/>
        </w:rPr>
        <w:t>beschreibt</w:t>
      </w:r>
      <w:r w:rsidR="000C2DC2" w:rsidRPr="00F43CA2">
        <w:rPr>
          <w:rFonts w:asciiTheme="minorBidi" w:hAnsiTheme="minorBidi"/>
        </w:rPr>
        <w:t xml:space="preserve">, dass die Beziehung zwischen Unterstützer und </w:t>
      </w:r>
      <w:proofErr w:type="spellStart"/>
      <w:r w:rsidR="000C2DC2" w:rsidRPr="00F43CA2">
        <w:rPr>
          <w:rFonts w:asciiTheme="minorBidi" w:hAnsiTheme="minorBidi"/>
        </w:rPr>
        <w:t>Creator</w:t>
      </w:r>
      <w:proofErr w:type="spellEnd"/>
      <w:r w:rsidR="000C2DC2" w:rsidRPr="00F43CA2">
        <w:rPr>
          <w:rFonts w:asciiTheme="minorBidi" w:hAnsiTheme="minorBidi"/>
        </w:rPr>
        <w:t xml:space="preserve"> </w:t>
      </w:r>
      <w:r w:rsidR="0095558A" w:rsidRPr="00F43CA2">
        <w:rPr>
          <w:rFonts w:asciiTheme="minorBidi" w:hAnsiTheme="minorBidi"/>
        </w:rPr>
        <w:t>essenziell</w:t>
      </w:r>
      <w:r w:rsidR="000C2DC2" w:rsidRPr="00F43CA2">
        <w:rPr>
          <w:rFonts w:asciiTheme="minorBidi" w:hAnsiTheme="minorBidi"/>
        </w:rPr>
        <w:t xml:space="preserve"> für den Erfolg einer SBC Kampagne ist.</w:t>
      </w:r>
      <w:r w:rsidR="000C2DC2">
        <w:rPr>
          <w:rStyle w:val="Funotenzeichen"/>
          <w:rFonts w:asciiTheme="minorBidi" w:hAnsiTheme="minorBidi"/>
        </w:rPr>
        <w:footnoteReference w:id="26"/>
      </w:r>
      <w:r w:rsidR="000C2DC2">
        <w:rPr>
          <w:rFonts w:asciiTheme="minorBidi" w:hAnsiTheme="minorBidi"/>
        </w:rPr>
        <w:t xml:space="preserve"> </w:t>
      </w:r>
      <w:r w:rsidR="000C2DC2" w:rsidRPr="00F43CA2">
        <w:rPr>
          <w:rFonts w:asciiTheme="minorBidi" w:hAnsiTheme="minorBidi"/>
        </w:rPr>
        <w:t>Hierbei sollte aus Sicht der Konsumentenpsychologie beachtet werden, dass die vom Publikum wahrgenommene Authentizität einen hohen Stellenwert für die intrinsische Motivation der Konsumenten einnehmen kann.</w:t>
      </w:r>
      <w:r w:rsidR="000C2DC2">
        <w:rPr>
          <w:rStyle w:val="Funotenzeichen"/>
          <w:rFonts w:asciiTheme="minorBidi" w:hAnsiTheme="minorBidi"/>
        </w:rPr>
        <w:footnoteReference w:id="27"/>
      </w:r>
    </w:p>
    <w:p w14:paraId="53441FB7" w14:textId="317B0339" w:rsidR="000C2DC2" w:rsidRPr="00AA4C9C" w:rsidRDefault="0095558A" w:rsidP="000C2DC2">
      <w:pPr>
        <w:rPr>
          <w:rFonts w:asciiTheme="minorBidi" w:hAnsiTheme="minorBidi"/>
        </w:rPr>
      </w:pPr>
      <w:proofErr w:type="spellStart"/>
      <w:r w:rsidRPr="0095558A">
        <w:rPr>
          <w:rFonts w:asciiTheme="minorBidi" w:hAnsiTheme="minorBidi"/>
        </w:rPr>
        <w:t>Radoynovska</w:t>
      </w:r>
      <w:proofErr w:type="spellEnd"/>
      <w:r w:rsidRPr="0095558A">
        <w:rPr>
          <w:rFonts w:asciiTheme="minorBidi" w:hAnsiTheme="minorBidi"/>
        </w:rPr>
        <w:t xml:space="preserve"> und King bestätigen mit ihrer Untersuchung, dass ein </w:t>
      </w:r>
      <w:proofErr w:type="spellStart"/>
      <w:r w:rsidRPr="0095558A">
        <w:rPr>
          <w:rFonts w:asciiTheme="minorBidi" w:hAnsiTheme="minorBidi"/>
        </w:rPr>
        <w:t>Creator</w:t>
      </w:r>
      <w:proofErr w:type="spellEnd"/>
      <w:r w:rsidRPr="0095558A">
        <w:rPr>
          <w:rFonts w:asciiTheme="minorBidi" w:hAnsiTheme="minorBidi"/>
        </w:rPr>
        <w:t xml:space="preserve"> insgesamt als positiv </w:t>
      </w:r>
      <w:proofErr w:type="spellStart"/>
      <w:r w:rsidRPr="0095558A">
        <w:rPr>
          <w:rFonts w:asciiTheme="minorBidi" w:hAnsiTheme="minorBidi"/>
        </w:rPr>
        <w:t>wahrgenomnen</w:t>
      </w:r>
      <w:proofErr w:type="spellEnd"/>
      <w:r w:rsidRPr="0095558A">
        <w:rPr>
          <w:rFonts w:asciiTheme="minorBidi" w:hAnsiTheme="minorBidi"/>
        </w:rPr>
        <w:t xml:space="preserve"> wird, wenn dieser einen authentischen Eindruck macht</w:t>
      </w:r>
      <w:r w:rsidR="000C2DC2" w:rsidRPr="00AA4C9C">
        <w:rPr>
          <w:rFonts w:asciiTheme="minorBidi" w:hAnsiTheme="minorBidi"/>
        </w:rPr>
        <w:t>.</w:t>
      </w:r>
      <w:r w:rsidR="000C2DC2">
        <w:rPr>
          <w:rStyle w:val="Funotenzeichen"/>
          <w:rFonts w:asciiTheme="minorBidi" w:hAnsiTheme="minorBidi"/>
        </w:rPr>
        <w:footnoteReference w:id="28"/>
      </w:r>
      <w:r w:rsidR="000C2DC2" w:rsidRPr="00AA4C9C">
        <w:rPr>
          <w:rFonts w:asciiTheme="minorBidi" w:hAnsiTheme="minorBidi"/>
        </w:rPr>
        <w:t xml:space="preserve"> </w:t>
      </w:r>
      <w:r w:rsidR="000C2DC2">
        <w:rPr>
          <w:rFonts w:asciiTheme="minorBidi" w:hAnsiTheme="minorBidi"/>
        </w:rPr>
        <w:t>Darüber hinaus</w:t>
      </w:r>
      <w:r w:rsidR="000C2DC2" w:rsidRPr="00AA4C9C">
        <w:rPr>
          <w:rFonts w:asciiTheme="minorBidi" w:hAnsiTheme="minorBidi"/>
        </w:rPr>
        <w:t xml:space="preserve"> zeigen Gerber und Hui, dass die Authentizität eines </w:t>
      </w:r>
      <w:proofErr w:type="spellStart"/>
      <w:r w:rsidR="000C2DC2" w:rsidRPr="00AA4C9C">
        <w:rPr>
          <w:rFonts w:asciiTheme="minorBidi" w:hAnsiTheme="minorBidi"/>
        </w:rPr>
        <w:t>Creators</w:t>
      </w:r>
      <w:proofErr w:type="spellEnd"/>
      <w:r w:rsidR="000C2DC2" w:rsidRPr="00AA4C9C">
        <w:rPr>
          <w:rFonts w:asciiTheme="minorBidi" w:hAnsiTheme="minorBidi"/>
        </w:rPr>
        <w:t xml:space="preserve"> beispielsweise durch eine gewisse Einzigartigkeit zum Ausdruck gebracht werden kann. Untersuchungen der SBC Plattform </w:t>
      </w:r>
      <w:proofErr w:type="spellStart"/>
      <w:r w:rsidR="000C2DC2" w:rsidRPr="00AA4C9C">
        <w:rPr>
          <w:rFonts w:asciiTheme="minorBidi" w:hAnsiTheme="minorBidi"/>
        </w:rPr>
        <w:t>Patreon</w:t>
      </w:r>
      <w:proofErr w:type="spellEnd"/>
      <w:r w:rsidR="000C2DC2" w:rsidRPr="00AA4C9C">
        <w:rPr>
          <w:rFonts w:asciiTheme="minorBidi" w:hAnsiTheme="minorBidi"/>
        </w:rPr>
        <w:t xml:space="preserve"> </w:t>
      </w:r>
      <w:r w:rsidR="000C2DC2">
        <w:rPr>
          <w:rFonts w:asciiTheme="minorBidi" w:hAnsiTheme="minorBidi"/>
        </w:rPr>
        <w:t>haben ebenfalls gezeigt</w:t>
      </w:r>
      <w:r w:rsidR="000C2DC2" w:rsidRPr="00AA4C9C">
        <w:rPr>
          <w:rFonts w:asciiTheme="minorBidi" w:hAnsiTheme="minorBidi"/>
        </w:rPr>
        <w:t xml:space="preserve">, dass Kampagnen größeren Erfolg verzeichnen, wenn die Künstler </w:t>
      </w:r>
      <w:r w:rsidR="000C2DC2">
        <w:rPr>
          <w:rFonts w:asciiTheme="minorBidi" w:hAnsiTheme="minorBidi"/>
        </w:rPr>
        <w:t>darlegen, wieso sie es verdient haben</w:t>
      </w:r>
      <w:r w:rsidR="000C2DC2" w:rsidRPr="00AA4C9C">
        <w:rPr>
          <w:rFonts w:asciiTheme="minorBidi" w:hAnsiTheme="minorBidi"/>
        </w:rPr>
        <w:t>, unterstützt zu werden</w:t>
      </w:r>
      <w:r w:rsidR="000C2DC2">
        <w:rPr>
          <w:rFonts w:asciiTheme="minorBidi" w:hAnsiTheme="minorBidi"/>
        </w:rPr>
        <w:t>.</w:t>
      </w:r>
      <w:r w:rsidR="000C2DC2">
        <w:rPr>
          <w:rStyle w:val="Funotenzeichen"/>
          <w:rFonts w:asciiTheme="minorBidi" w:hAnsiTheme="minorBidi"/>
        </w:rPr>
        <w:footnoteReference w:id="29"/>
      </w:r>
    </w:p>
    <w:p w14:paraId="77819ADA" w14:textId="77777777" w:rsidR="000C2DC2" w:rsidRPr="00AA4C9C" w:rsidRDefault="000C2DC2" w:rsidP="000C2DC2">
      <w:pPr>
        <w:rPr>
          <w:rFonts w:asciiTheme="minorBidi" w:hAnsiTheme="minorBidi"/>
        </w:rPr>
      </w:pPr>
      <w:r w:rsidRPr="00AA4C9C">
        <w:rPr>
          <w:rFonts w:asciiTheme="minorBidi" w:hAnsiTheme="minorBidi"/>
        </w:rPr>
        <w:t>Gemäß Gerber und Hui ist Crowdfunding für einige Unterstützer eine Möglichkeit, sich einer Gemeinschaft zugehörig zu fühlen.</w:t>
      </w:r>
      <w:r>
        <w:rPr>
          <w:rStyle w:val="Funotenzeichen"/>
          <w:rFonts w:asciiTheme="minorBidi" w:hAnsiTheme="minorBidi"/>
        </w:rPr>
        <w:footnoteReference w:id="30"/>
      </w:r>
    </w:p>
    <w:p w14:paraId="421E8233" w14:textId="77777777" w:rsidR="000C2DC2" w:rsidRPr="00AA4C9C" w:rsidRDefault="000C2DC2" w:rsidP="000C2DC2">
      <w:pPr>
        <w:rPr>
          <w:rFonts w:asciiTheme="minorBidi" w:hAnsiTheme="minorBidi"/>
        </w:rPr>
      </w:pPr>
      <w:r w:rsidRPr="00AA4C9C">
        <w:rPr>
          <w:rFonts w:asciiTheme="minorBidi" w:hAnsiTheme="minorBidi"/>
        </w:rPr>
        <w:t xml:space="preserve">Auf SBC Plattformen wie etwa </w:t>
      </w:r>
      <w:proofErr w:type="spellStart"/>
      <w:r w:rsidRPr="00AA4C9C">
        <w:rPr>
          <w:rFonts w:asciiTheme="minorBidi" w:hAnsiTheme="minorBidi"/>
        </w:rPr>
        <w:t>Patreon</w:t>
      </w:r>
      <w:proofErr w:type="spellEnd"/>
      <w:r w:rsidRPr="00AA4C9C">
        <w:rPr>
          <w:rFonts w:asciiTheme="minorBidi" w:hAnsiTheme="minorBidi"/>
        </w:rPr>
        <w:t>, scheinen Content</w:t>
      </w:r>
      <w:r>
        <w:rPr>
          <w:rFonts w:asciiTheme="minorBidi" w:hAnsiTheme="minorBidi"/>
        </w:rPr>
        <w:t xml:space="preserve"> </w:t>
      </w:r>
      <w:proofErr w:type="spellStart"/>
      <w:r w:rsidRPr="00AA4C9C">
        <w:rPr>
          <w:rFonts w:asciiTheme="minorBidi" w:hAnsiTheme="minorBidi"/>
        </w:rPr>
        <w:t>Creator</w:t>
      </w:r>
      <w:proofErr w:type="spellEnd"/>
      <w:r w:rsidRPr="00AA4C9C">
        <w:rPr>
          <w:rFonts w:asciiTheme="minorBidi" w:hAnsiTheme="minorBidi"/>
        </w:rPr>
        <w:t xml:space="preserve"> ermutigt zu werden, ihre Crowdfunding Kampagne als Marketingstrategie anzugehen.</w:t>
      </w:r>
      <w:r>
        <w:rPr>
          <w:rStyle w:val="Funotenzeichen"/>
          <w:rFonts w:asciiTheme="minorBidi" w:hAnsiTheme="minorBidi"/>
        </w:rPr>
        <w:footnoteReference w:id="31"/>
      </w:r>
      <w:r w:rsidRPr="00AA4C9C">
        <w:rPr>
          <w:rFonts w:asciiTheme="minorBidi" w:hAnsiTheme="minorBidi"/>
        </w:rPr>
        <w:t xml:space="preserve"> Hierbei steht das eigene „Brand Image“ im Mittelpunkt, denn die Selbstvermarktung der Künstler spielt eine entscheidende </w:t>
      </w:r>
      <w:r w:rsidRPr="00AA4C9C">
        <w:rPr>
          <w:rFonts w:asciiTheme="minorBidi" w:hAnsiTheme="minorBidi"/>
        </w:rPr>
        <w:lastRenderedPageBreak/>
        <w:t xml:space="preserve">Rolle, um die Kontinuität des Einkommens zu gewährleisten. Dies wird von den Autoren mit einer </w:t>
      </w:r>
      <w:proofErr w:type="gramStart"/>
      <w:r w:rsidRPr="00AA4C9C">
        <w:rPr>
          <w:rFonts w:asciiTheme="minorBidi" w:hAnsiTheme="minorBidi"/>
        </w:rPr>
        <w:t>potentiell</w:t>
      </w:r>
      <w:proofErr w:type="gramEnd"/>
      <w:r w:rsidRPr="00AA4C9C">
        <w:rPr>
          <w:rFonts w:asciiTheme="minorBidi" w:hAnsiTheme="minorBidi"/>
        </w:rPr>
        <w:t xml:space="preserve"> aktiveren Fangemeinschaft begründet.</w:t>
      </w:r>
      <w:r>
        <w:rPr>
          <w:rStyle w:val="Funotenzeichen"/>
          <w:rFonts w:asciiTheme="minorBidi" w:hAnsiTheme="minorBidi"/>
        </w:rPr>
        <w:footnoteReference w:id="32"/>
      </w:r>
      <w:r w:rsidRPr="00AA4C9C">
        <w:rPr>
          <w:rFonts w:asciiTheme="minorBidi" w:hAnsiTheme="minorBidi"/>
        </w:rPr>
        <w:t xml:space="preserve"> Dies sei damit zu erklären, dass die Unterstützer meist kein bestimmtes Projekt, sondern den individuellen </w:t>
      </w:r>
      <w:proofErr w:type="spellStart"/>
      <w:r w:rsidRPr="00AA4C9C">
        <w:rPr>
          <w:rFonts w:asciiTheme="minorBidi" w:hAnsiTheme="minorBidi"/>
        </w:rPr>
        <w:t>Creator</w:t>
      </w:r>
      <w:proofErr w:type="spellEnd"/>
      <w:r w:rsidRPr="00AA4C9C">
        <w:rPr>
          <w:rFonts w:asciiTheme="minorBidi" w:hAnsiTheme="minorBidi"/>
        </w:rPr>
        <w:t xml:space="preserve"> unterstützen, wodurch sich auch eine langfristig treue Gemeinschaft von </w:t>
      </w:r>
      <w:r>
        <w:rPr>
          <w:rFonts w:asciiTheme="minorBidi" w:hAnsiTheme="minorBidi"/>
        </w:rPr>
        <w:t>Teilnehmern (</w:t>
      </w:r>
      <w:r w:rsidRPr="00AA4C9C">
        <w:rPr>
          <w:rFonts w:asciiTheme="minorBidi" w:hAnsiTheme="minorBidi"/>
        </w:rPr>
        <w:t>Subs</w:t>
      </w:r>
      <w:r>
        <w:rPr>
          <w:rFonts w:asciiTheme="minorBidi" w:hAnsiTheme="minorBidi"/>
        </w:rPr>
        <w:t>c</w:t>
      </w:r>
      <w:r w:rsidRPr="00AA4C9C">
        <w:rPr>
          <w:rFonts w:asciiTheme="minorBidi" w:hAnsiTheme="minorBidi"/>
        </w:rPr>
        <w:t>ri</w:t>
      </w:r>
      <w:r>
        <w:rPr>
          <w:rFonts w:asciiTheme="minorBidi" w:hAnsiTheme="minorBidi"/>
        </w:rPr>
        <w:t>ber)</w:t>
      </w:r>
      <w:r w:rsidRPr="00AA4C9C">
        <w:rPr>
          <w:rFonts w:asciiTheme="minorBidi" w:hAnsiTheme="minorBidi"/>
        </w:rPr>
        <w:t xml:space="preserve"> bilden kann.</w:t>
      </w:r>
      <w:r>
        <w:rPr>
          <w:rStyle w:val="Funotenzeichen"/>
          <w:rFonts w:asciiTheme="minorBidi" w:hAnsiTheme="minorBidi"/>
        </w:rPr>
        <w:footnoteReference w:id="33"/>
      </w:r>
      <w:r w:rsidRPr="00AA4C9C">
        <w:rPr>
          <w:rFonts w:asciiTheme="minorBidi" w:hAnsiTheme="minorBidi"/>
        </w:rPr>
        <w:t xml:space="preserve"> Im Übrigen zeigen auch die Ergebnisse von Gerber und Hui, dass eine aktive Gemeinschaft zu einer Stärkung langfristiger Beziehungen führen kann. Die Autoren schlussfolgern dies mit einer gesteigerten Kommunikation zwischen </w:t>
      </w:r>
      <w:proofErr w:type="spellStart"/>
      <w:r w:rsidRPr="00AA4C9C">
        <w:rPr>
          <w:rFonts w:asciiTheme="minorBidi" w:hAnsiTheme="minorBidi"/>
        </w:rPr>
        <w:t>Creator</w:t>
      </w:r>
      <w:proofErr w:type="spellEnd"/>
      <w:r w:rsidRPr="00AA4C9C">
        <w:rPr>
          <w:rFonts w:asciiTheme="minorBidi" w:hAnsiTheme="minorBidi"/>
        </w:rPr>
        <w:t xml:space="preserve"> und Unterstützer.</w:t>
      </w:r>
      <w:r>
        <w:rPr>
          <w:rStyle w:val="Funotenzeichen"/>
          <w:rFonts w:asciiTheme="minorBidi" w:hAnsiTheme="minorBidi"/>
        </w:rPr>
        <w:footnoteReference w:id="34"/>
      </w:r>
      <w:r w:rsidRPr="00AA4C9C">
        <w:rPr>
          <w:rFonts w:asciiTheme="minorBidi" w:hAnsiTheme="minorBidi"/>
        </w:rPr>
        <w:t xml:space="preserve"> Darüber</w:t>
      </w:r>
      <w:r>
        <w:rPr>
          <w:rFonts w:asciiTheme="minorBidi" w:hAnsiTheme="minorBidi"/>
        </w:rPr>
        <w:t xml:space="preserve"> </w:t>
      </w:r>
      <w:r w:rsidRPr="00AA4C9C">
        <w:rPr>
          <w:rFonts w:asciiTheme="minorBidi" w:hAnsiTheme="minorBidi"/>
        </w:rPr>
        <w:t>hinaus zeigt Regner in seinen Untersuchungen, dass Kommunikationsqualität wie zum Beispiel Maße der  von hochgeladenen Fotos, die Textlänge von zur Verfügung gestellten Inhalten</w:t>
      </w:r>
      <w:r>
        <w:rPr>
          <w:rFonts w:asciiTheme="minorBidi" w:hAnsiTheme="minorBidi"/>
        </w:rPr>
        <w:t>,</w:t>
      </w:r>
      <w:r w:rsidRPr="00AA4C9C">
        <w:rPr>
          <w:rFonts w:asciiTheme="minorBidi" w:hAnsiTheme="minorBidi"/>
        </w:rPr>
        <w:t xml:space="preserve"> oder die Sendung eines Dankeschön per Video, mit Erfolg zusammenhängen.</w:t>
      </w:r>
      <w:r>
        <w:rPr>
          <w:rStyle w:val="Funotenzeichen"/>
          <w:rFonts w:asciiTheme="minorBidi" w:hAnsiTheme="minorBidi"/>
        </w:rPr>
        <w:footnoteReference w:id="35"/>
      </w:r>
      <w:r w:rsidRPr="00AA4C9C">
        <w:rPr>
          <w:rFonts w:asciiTheme="minorBidi" w:hAnsiTheme="minorBidi"/>
        </w:rPr>
        <w:t xml:space="preserve"> Ein weiterer Aspekt in diesem Zusamme</w:t>
      </w:r>
      <w:r>
        <w:rPr>
          <w:rFonts w:asciiTheme="minorBidi" w:hAnsiTheme="minorBidi"/>
        </w:rPr>
        <w:t>n</w:t>
      </w:r>
      <w:r w:rsidRPr="00AA4C9C">
        <w:rPr>
          <w:rFonts w:asciiTheme="minorBidi" w:hAnsiTheme="minorBidi"/>
        </w:rPr>
        <w:t>hang ist das Nutzerprofil, welches nicht nur persönliche Informationen (z.B. Profilbild und Name) über einen Plattformnutzer liefert, sondern auch bereits unterstützte Projekte anzeigt.</w:t>
      </w:r>
      <w:r>
        <w:rPr>
          <w:rStyle w:val="Funotenzeichen"/>
          <w:rFonts w:asciiTheme="minorBidi" w:hAnsiTheme="minorBidi"/>
        </w:rPr>
        <w:footnoteReference w:id="36"/>
      </w:r>
    </w:p>
    <w:p w14:paraId="2775B2AC" w14:textId="77777777" w:rsidR="000C2DC2" w:rsidRPr="00AA4C9C" w:rsidRDefault="000C2DC2" w:rsidP="000C2DC2">
      <w:pPr>
        <w:rPr>
          <w:rFonts w:asciiTheme="minorBidi" w:hAnsiTheme="minorBidi"/>
        </w:rPr>
      </w:pPr>
      <w:r w:rsidRPr="00AA4C9C">
        <w:rPr>
          <w:rFonts w:asciiTheme="minorBidi" w:hAnsiTheme="minorBidi"/>
        </w:rPr>
        <w:t xml:space="preserve">Um mehr Unterstützer zu gewinnen, werden von den </w:t>
      </w:r>
      <w:proofErr w:type="spellStart"/>
      <w:r w:rsidRPr="00AA4C9C">
        <w:rPr>
          <w:rFonts w:asciiTheme="minorBidi" w:hAnsiTheme="minorBidi"/>
        </w:rPr>
        <w:t>Creator</w:t>
      </w:r>
      <w:proofErr w:type="spellEnd"/>
      <w:r w:rsidRPr="00AA4C9C">
        <w:rPr>
          <w:rFonts w:asciiTheme="minorBidi" w:hAnsiTheme="minorBidi"/>
        </w:rPr>
        <w:t xml:space="preserve"> </w:t>
      </w:r>
      <w:r>
        <w:rPr>
          <w:rFonts w:asciiTheme="minorBidi" w:hAnsiTheme="minorBidi"/>
        </w:rPr>
        <w:t xml:space="preserve">ebenfalls </w:t>
      </w:r>
      <w:r w:rsidRPr="00AA4C9C">
        <w:rPr>
          <w:rFonts w:asciiTheme="minorBidi" w:hAnsiTheme="minorBidi"/>
        </w:rPr>
        <w:t>häufig sogenannte „</w:t>
      </w:r>
      <w:proofErr w:type="spellStart"/>
      <w:r w:rsidRPr="00AA4C9C">
        <w:rPr>
          <w:rFonts w:asciiTheme="minorBidi" w:hAnsiTheme="minorBidi"/>
        </w:rPr>
        <w:t>Reward</w:t>
      </w:r>
      <w:proofErr w:type="spellEnd"/>
      <w:r w:rsidRPr="00AA4C9C">
        <w:rPr>
          <w:rFonts w:asciiTheme="minorBidi" w:hAnsiTheme="minorBidi"/>
        </w:rPr>
        <w:t xml:space="preserve"> Tiers“ angeboten.</w:t>
      </w:r>
      <w:r>
        <w:rPr>
          <w:rFonts w:asciiTheme="minorBidi" w:hAnsiTheme="minorBidi"/>
        </w:rPr>
        <w:t xml:space="preserve"> Hierbei handelt es sich um</w:t>
      </w:r>
      <w:r w:rsidRPr="00AA4C9C">
        <w:rPr>
          <w:rFonts w:asciiTheme="minorBidi" w:hAnsiTheme="minorBidi"/>
        </w:rPr>
        <w:t xml:space="preserve"> Belohnungsstufen</w:t>
      </w:r>
      <w:r>
        <w:rPr>
          <w:rFonts w:asciiTheme="minorBidi" w:hAnsiTheme="minorBidi"/>
        </w:rPr>
        <w:t>, die</w:t>
      </w:r>
      <w:r w:rsidRPr="00AA4C9C">
        <w:rPr>
          <w:rFonts w:asciiTheme="minorBidi" w:hAnsiTheme="minorBidi"/>
        </w:rPr>
        <w:t xml:space="preserve"> i.d.R. an die Höhe der Beiträge gekoppelt</w:t>
      </w:r>
      <w:r>
        <w:rPr>
          <w:rFonts w:asciiTheme="minorBidi" w:hAnsiTheme="minorBidi"/>
        </w:rPr>
        <w:t xml:space="preserve"> sind</w:t>
      </w:r>
      <w:r w:rsidRPr="00AA4C9C">
        <w:rPr>
          <w:rFonts w:asciiTheme="minorBidi" w:hAnsiTheme="minorBidi"/>
        </w:rPr>
        <w:t xml:space="preserve">. </w:t>
      </w:r>
      <w:r>
        <w:rPr>
          <w:rFonts w:asciiTheme="minorBidi" w:hAnsiTheme="minorBidi"/>
        </w:rPr>
        <w:t>J</w:t>
      </w:r>
      <w:r w:rsidRPr="00AA4C9C">
        <w:rPr>
          <w:rFonts w:asciiTheme="minorBidi" w:hAnsiTheme="minorBidi"/>
        </w:rPr>
        <w:t>e höher der Unterstü</w:t>
      </w:r>
      <w:r>
        <w:rPr>
          <w:rFonts w:asciiTheme="minorBidi" w:hAnsiTheme="minorBidi"/>
        </w:rPr>
        <w:t xml:space="preserve">tzungsbetrag ausfällt, desto größer </w:t>
      </w:r>
      <w:r w:rsidRPr="00AA4C9C">
        <w:rPr>
          <w:rFonts w:asciiTheme="minorBidi" w:hAnsiTheme="minorBidi"/>
        </w:rPr>
        <w:t>fallen die Anerkennungen aus,</w:t>
      </w:r>
      <w:r>
        <w:rPr>
          <w:rStyle w:val="Funotenzeichen"/>
          <w:rFonts w:asciiTheme="minorBidi" w:hAnsiTheme="minorBidi"/>
        </w:rPr>
        <w:footnoteReference w:id="37"/>
      </w:r>
      <w:r w:rsidRPr="00AA4C9C">
        <w:rPr>
          <w:rFonts w:asciiTheme="minorBidi" w:hAnsiTheme="minorBidi"/>
        </w:rPr>
        <w:t xml:space="preserve"> Im Übrigen zeigen Lins Untersuchungen, dass privater Content, der erst ab einer bestimmten „</w:t>
      </w:r>
      <w:proofErr w:type="spellStart"/>
      <w:r w:rsidRPr="00AA4C9C">
        <w:rPr>
          <w:rFonts w:asciiTheme="minorBidi" w:hAnsiTheme="minorBidi"/>
        </w:rPr>
        <w:t>Reward</w:t>
      </w:r>
      <w:proofErr w:type="spellEnd"/>
      <w:r w:rsidRPr="00AA4C9C">
        <w:rPr>
          <w:rFonts w:asciiTheme="minorBidi" w:hAnsiTheme="minorBidi"/>
        </w:rPr>
        <w:t xml:space="preserve"> Tier“ freigeschaltet wird, zu einem erhöhten Engagement der Gemeinschaft führt.</w:t>
      </w:r>
      <w:r>
        <w:rPr>
          <w:rStyle w:val="Funotenzeichen"/>
          <w:rFonts w:asciiTheme="minorBidi" w:hAnsiTheme="minorBidi"/>
        </w:rPr>
        <w:footnoteReference w:id="38"/>
      </w:r>
      <w:r w:rsidRPr="00AA4C9C">
        <w:rPr>
          <w:rFonts w:asciiTheme="minorBidi" w:hAnsiTheme="minorBidi"/>
        </w:rPr>
        <w:t xml:space="preserve"> Die Ergebnisse von Regner untermauern die Relevanz dieser Belohnungsstrukturen im SBC Kontext. Denn diese erlauben es, insbesondere den Künstlern, auch ohne bereits etablierte und engagierte Fangemeinschaft, eine Reputation und somit ein regelmäßiges Einkommen aufzubauen.</w:t>
      </w:r>
      <w:r>
        <w:rPr>
          <w:rStyle w:val="Funotenzeichen"/>
          <w:rFonts w:asciiTheme="minorBidi" w:hAnsiTheme="minorBidi"/>
        </w:rPr>
        <w:footnoteReference w:id="39"/>
      </w:r>
    </w:p>
    <w:p w14:paraId="695449A6" w14:textId="77777777" w:rsidR="000C2DC2" w:rsidRPr="00E06D55" w:rsidRDefault="000C2DC2" w:rsidP="000C2DC2">
      <w:pPr>
        <w:pStyle w:val="berschrift1"/>
        <w:rPr>
          <w:rFonts w:asciiTheme="minorBidi" w:hAnsiTheme="minorBidi"/>
        </w:rPr>
      </w:pPr>
      <w:bookmarkStart w:id="21" w:name="_Toc77703302"/>
      <w:r>
        <w:t>Grundlagen der Motivationsforschung</w:t>
      </w:r>
      <w:bookmarkEnd w:id="21"/>
    </w:p>
    <w:p w14:paraId="619A44FD" w14:textId="25349964" w:rsidR="000C2DC2" w:rsidRPr="00E06D55" w:rsidRDefault="000C2DC2" w:rsidP="00811E0E">
      <w:pPr>
        <w:pStyle w:val="berschrift2"/>
      </w:pPr>
      <w:bookmarkStart w:id="22" w:name="_Toc77703304"/>
      <w:r>
        <w:t xml:space="preserve">Begriffsabgrenzung Motiv und </w:t>
      </w:r>
      <w:r w:rsidRPr="00E06D55">
        <w:t>Motivation</w:t>
      </w:r>
      <w:bookmarkEnd w:id="22"/>
      <w:r w:rsidRPr="00E06D55">
        <w:t xml:space="preserve"> </w:t>
      </w:r>
    </w:p>
    <w:p w14:paraId="76557606" w14:textId="77777777" w:rsidR="000C2DC2" w:rsidRPr="00E06D55" w:rsidRDefault="000C2DC2" w:rsidP="000C2DC2">
      <w:pPr>
        <w:rPr>
          <w:rFonts w:asciiTheme="minorBidi" w:hAnsiTheme="minorBidi"/>
        </w:rPr>
      </w:pPr>
      <w:r w:rsidRPr="00E06D55">
        <w:rPr>
          <w:rFonts w:asciiTheme="minorBidi" w:hAnsiTheme="minorBidi"/>
        </w:rPr>
        <w:t>Der Erfolg</w:t>
      </w:r>
      <w:r>
        <w:rPr>
          <w:rFonts w:asciiTheme="minorBidi" w:hAnsiTheme="minorBidi"/>
        </w:rPr>
        <w:t xml:space="preserve"> </w:t>
      </w:r>
      <w:r w:rsidRPr="00E06D55">
        <w:rPr>
          <w:rFonts w:asciiTheme="minorBidi" w:hAnsiTheme="minorBidi"/>
        </w:rPr>
        <w:t xml:space="preserve">einer SBC Kampagne wird maßgeblich durch die Motivation der Unterstützer bestimmt, </w:t>
      </w:r>
      <w:r w:rsidRPr="00AB33D5">
        <w:rPr>
          <w:rFonts w:asciiTheme="minorBidi" w:hAnsiTheme="minorBidi"/>
        </w:rPr>
        <w:t>weshalb</w:t>
      </w:r>
      <w:r>
        <w:rPr>
          <w:rFonts w:asciiTheme="minorBidi" w:hAnsiTheme="minorBidi"/>
        </w:rPr>
        <w:t xml:space="preserve"> zum Einstieg in die Thematik erläutert wird, was man in der </w:t>
      </w:r>
      <w:r w:rsidRPr="00E06D55">
        <w:rPr>
          <w:rFonts w:asciiTheme="minorBidi" w:hAnsiTheme="minorBidi"/>
        </w:rPr>
        <w:lastRenderedPageBreak/>
        <w:t>Motivationspsychologie</w:t>
      </w:r>
      <w:r>
        <w:rPr>
          <w:rFonts w:asciiTheme="minorBidi" w:hAnsiTheme="minorBidi"/>
        </w:rPr>
        <w:t xml:space="preserve"> allgemein unter den Begriffen Motiv und Motivation versteht. Nach</w:t>
      </w:r>
      <w:r w:rsidRPr="00E06D55">
        <w:rPr>
          <w:rFonts w:asciiTheme="minorBidi" w:hAnsiTheme="minorBidi"/>
        </w:rPr>
        <w:t xml:space="preserve"> Jost </w:t>
      </w:r>
      <w:r>
        <w:rPr>
          <w:rFonts w:asciiTheme="minorBidi" w:hAnsiTheme="minorBidi"/>
        </w:rPr>
        <w:t xml:space="preserve">ist </w:t>
      </w:r>
      <w:r w:rsidRPr="00E06D55">
        <w:rPr>
          <w:rFonts w:asciiTheme="minorBidi" w:hAnsiTheme="minorBidi"/>
        </w:rPr>
        <w:t xml:space="preserve">ein Motiv eine psychologische </w:t>
      </w:r>
      <w:r>
        <w:rPr>
          <w:rFonts w:asciiTheme="minorBidi" w:hAnsiTheme="minorBidi"/>
        </w:rPr>
        <w:t xml:space="preserve">überdauernde </w:t>
      </w:r>
      <w:r w:rsidRPr="00E06D55">
        <w:rPr>
          <w:rFonts w:asciiTheme="minorBidi" w:hAnsiTheme="minorBidi"/>
        </w:rPr>
        <w:t xml:space="preserve">Disposition, </w:t>
      </w:r>
      <w:r>
        <w:rPr>
          <w:rFonts w:asciiTheme="minorBidi" w:hAnsiTheme="minorBidi"/>
        </w:rPr>
        <w:t>die</w:t>
      </w:r>
      <w:r w:rsidRPr="00E06D55">
        <w:rPr>
          <w:rFonts w:asciiTheme="minorBidi" w:hAnsiTheme="minorBidi"/>
        </w:rPr>
        <w:t xml:space="preserve"> individuell und von einer bestimmten Aufgabe abhängig ist.</w:t>
      </w:r>
      <w:r>
        <w:rPr>
          <w:rStyle w:val="Funotenzeichen"/>
          <w:rFonts w:asciiTheme="minorBidi" w:hAnsiTheme="minorBidi"/>
        </w:rPr>
        <w:footnoteReference w:id="40"/>
      </w:r>
      <w:r w:rsidRPr="00E06D55">
        <w:rPr>
          <w:rFonts w:asciiTheme="minorBidi" w:hAnsiTheme="minorBidi"/>
        </w:rPr>
        <w:t xml:space="preserve"> Diese Disposition bzw. das Motiv gibt wieder, ob und wie wichtig bestimmte Ziele für das jeweilige Individuum sind.</w:t>
      </w:r>
      <w:r>
        <w:rPr>
          <w:rStyle w:val="Funotenzeichen"/>
          <w:rFonts w:asciiTheme="minorBidi" w:hAnsiTheme="minorBidi"/>
        </w:rPr>
        <w:footnoteReference w:id="41"/>
      </w:r>
      <w:r>
        <w:rPr>
          <w:rFonts w:asciiTheme="minorBidi" w:hAnsiTheme="minorBidi"/>
        </w:rPr>
        <w:t xml:space="preserve"> </w:t>
      </w:r>
      <w:r w:rsidRPr="00E06D55">
        <w:rPr>
          <w:rFonts w:asciiTheme="minorBidi" w:hAnsiTheme="minorBidi"/>
        </w:rPr>
        <w:t xml:space="preserve">Laut Bretschneider kann </w:t>
      </w:r>
      <w:r>
        <w:rPr>
          <w:rFonts w:asciiTheme="minorBidi" w:hAnsiTheme="minorBidi"/>
        </w:rPr>
        <w:t xml:space="preserve">demgegenüber </w:t>
      </w:r>
      <w:r w:rsidRPr="00E06D55">
        <w:rPr>
          <w:rFonts w:asciiTheme="minorBidi" w:hAnsiTheme="minorBidi"/>
        </w:rPr>
        <w:t>die Motivation als ein Prozess verstanden werden, der darstellt, wie individuelle Motive eines Individuums aktiviert werden.</w:t>
      </w:r>
      <w:r>
        <w:rPr>
          <w:rStyle w:val="Funotenzeichen"/>
          <w:rFonts w:asciiTheme="minorBidi" w:hAnsiTheme="minorBidi"/>
        </w:rPr>
        <w:footnoteReference w:id="42"/>
      </w:r>
      <w:r>
        <w:rPr>
          <w:rFonts w:asciiTheme="minorBidi" w:hAnsiTheme="minorBidi"/>
        </w:rPr>
        <w:t xml:space="preserve"> Man </w:t>
      </w:r>
      <w:r w:rsidRPr="006C3DAC">
        <w:rPr>
          <w:rFonts w:asciiTheme="minorBidi" w:hAnsiTheme="minorBidi"/>
        </w:rPr>
        <w:t xml:space="preserve">spricht </w:t>
      </w:r>
      <w:r>
        <w:rPr>
          <w:rFonts w:asciiTheme="minorBidi" w:hAnsiTheme="minorBidi"/>
        </w:rPr>
        <w:t xml:space="preserve">insofern </w:t>
      </w:r>
      <w:r w:rsidRPr="006C3DAC">
        <w:rPr>
          <w:rFonts w:asciiTheme="minorBidi" w:hAnsiTheme="minorBidi"/>
        </w:rPr>
        <w:t xml:space="preserve">von Motivation, wenn </w:t>
      </w:r>
      <w:r>
        <w:rPr>
          <w:rFonts w:asciiTheme="minorBidi" w:hAnsiTheme="minorBidi"/>
        </w:rPr>
        <w:t>infolge des</w:t>
      </w:r>
      <w:r w:rsidRPr="006C3DAC">
        <w:rPr>
          <w:rFonts w:asciiTheme="minorBidi" w:hAnsiTheme="minorBidi"/>
        </w:rPr>
        <w:t xml:space="preserve"> Zusammenspiel</w:t>
      </w:r>
      <w:r>
        <w:rPr>
          <w:rFonts w:asciiTheme="minorBidi" w:hAnsiTheme="minorBidi"/>
        </w:rPr>
        <w:t>s verschiedener aktivierter</w:t>
      </w:r>
      <w:r w:rsidRPr="006C3DAC">
        <w:rPr>
          <w:rFonts w:asciiTheme="minorBidi" w:hAnsiTheme="minorBidi"/>
        </w:rPr>
        <w:t xml:space="preserve"> Motiven das Verhalten entsteht.</w:t>
      </w:r>
      <w:r>
        <w:rPr>
          <w:rFonts w:asciiTheme="minorBidi" w:hAnsiTheme="minorBidi"/>
        </w:rPr>
        <w:t xml:space="preserve"> Zusammenfassend kann daher festgehalten werden, dass die </w:t>
      </w:r>
      <w:r w:rsidRPr="00CF6CAB">
        <w:rPr>
          <w:rFonts w:asciiTheme="minorBidi" w:hAnsiTheme="minorBidi"/>
        </w:rPr>
        <w:t>Motivation de</w:t>
      </w:r>
      <w:r>
        <w:rPr>
          <w:rFonts w:asciiTheme="minorBidi" w:hAnsiTheme="minorBidi"/>
        </w:rPr>
        <w:t>n</w:t>
      </w:r>
      <w:r w:rsidRPr="00CF6CAB">
        <w:rPr>
          <w:rFonts w:asciiTheme="minorBidi" w:hAnsiTheme="minorBidi"/>
        </w:rPr>
        <w:t xml:space="preserve"> Prozess</w:t>
      </w:r>
      <w:r>
        <w:rPr>
          <w:rFonts w:asciiTheme="minorBidi" w:hAnsiTheme="minorBidi"/>
        </w:rPr>
        <w:t xml:space="preserve"> der Handlungsbereitschaft umfasst </w:t>
      </w:r>
      <w:r w:rsidRPr="00CF6CAB">
        <w:rPr>
          <w:rFonts w:asciiTheme="minorBidi" w:hAnsiTheme="minorBidi"/>
        </w:rPr>
        <w:t>und das Motiv d</w:t>
      </w:r>
      <w:r>
        <w:rPr>
          <w:rFonts w:asciiTheme="minorBidi" w:hAnsiTheme="minorBidi"/>
        </w:rPr>
        <w:t xml:space="preserve">er konkrete Auslöser ist, also der Grund selbst aus dem die Handlung entsteht, sodass aus den Motiven die Motivation resultiert. </w:t>
      </w:r>
      <w:r w:rsidRPr="00E06D55">
        <w:rPr>
          <w:rFonts w:asciiTheme="minorBidi" w:hAnsiTheme="minorBidi"/>
        </w:rPr>
        <w:t>„Motiviert zu werden bedeutet, bewegt werden etwas zu tun“.</w:t>
      </w:r>
      <w:r>
        <w:rPr>
          <w:rStyle w:val="Funotenzeichen"/>
          <w:rFonts w:asciiTheme="minorBidi" w:hAnsiTheme="minorBidi"/>
        </w:rPr>
        <w:footnoteReference w:id="43"/>
      </w:r>
      <w:r>
        <w:rPr>
          <w:rFonts w:asciiTheme="minorBidi" w:hAnsiTheme="minorBidi"/>
        </w:rPr>
        <w:t xml:space="preserve"> Daraus lässt sich schließen, dass ein Motiv und damit einen Grund zu haben etwas zu tun nicht ausreichend, sondern eine Motivation notwendig ist, damit ein Individuum innerlich auch angetrieben wird zu beginnen. Im Umkehrschluss macht es auch keinen Sinn motiviert zu sein, </w:t>
      </w:r>
      <w:r w:rsidRPr="00195B19">
        <w:rPr>
          <w:rFonts w:asciiTheme="minorBidi" w:hAnsiTheme="minorBidi"/>
        </w:rPr>
        <w:t>wenn kein Motiv vorliegt</w:t>
      </w:r>
      <w:r>
        <w:rPr>
          <w:rFonts w:asciiTheme="minorBidi" w:hAnsiTheme="minorBidi"/>
        </w:rPr>
        <w:t>,</w:t>
      </w:r>
      <w:r w:rsidRPr="00195B19">
        <w:rPr>
          <w:rFonts w:asciiTheme="minorBidi" w:hAnsiTheme="minorBidi"/>
        </w:rPr>
        <w:t xml:space="preserve"> mit dem das Handeln gerechtfertigt wird.</w:t>
      </w:r>
      <w:r>
        <w:rPr>
          <w:rFonts w:asciiTheme="minorBidi" w:hAnsiTheme="minorBidi"/>
        </w:rPr>
        <w:t xml:space="preserve"> </w:t>
      </w:r>
      <w:r w:rsidRPr="00E06D55">
        <w:rPr>
          <w:rFonts w:asciiTheme="minorBidi" w:hAnsiTheme="minorBidi"/>
        </w:rPr>
        <w:t xml:space="preserve">Das grundlegende Konzept der Motivation, </w:t>
      </w:r>
      <w:r>
        <w:rPr>
          <w:rFonts w:asciiTheme="minorBidi" w:hAnsiTheme="minorBidi"/>
        </w:rPr>
        <w:t xml:space="preserve">welches </w:t>
      </w:r>
      <w:r w:rsidRPr="00E06D55">
        <w:rPr>
          <w:rFonts w:asciiTheme="minorBidi" w:hAnsiTheme="minorBidi"/>
        </w:rPr>
        <w:t xml:space="preserve">der Motivationspsychologie </w:t>
      </w:r>
      <w:r>
        <w:rPr>
          <w:rFonts w:asciiTheme="minorBidi" w:hAnsiTheme="minorBidi"/>
        </w:rPr>
        <w:t>zugrunde liegt</w:t>
      </w:r>
      <w:r w:rsidRPr="00E06D55">
        <w:rPr>
          <w:rFonts w:asciiTheme="minorBidi" w:hAnsiTheme="minorBidi"/>
        </w:rPr>
        <w:t xml:space="preserve">, ist </w:t>
      </w:r>
      <w:r>
        <w:rPr>
          <w:rFonts w:asciiTheme="minorBidi" w:hAnsiTheme="minorBidi"/>
        </w:rPr>
        <w:t>in</w:t>
      </w:r>
      <w:r w:rsidRPr="00E06D55">
        <w:rPr>
          <w:rFonts w:asciiTheme="minorBidi" w:hAnsiTheme="minorBidi"/>
        </w:rPr>
        <w:t xml:space="preserve"> der </w:t>
      </w:r>
      <w:r>
        <w:rPr>
          <w:rFonts w:asciiTheme="minorBidi" w:hAnsiTheme="minorBidi"/>
        </w:rPr>
        <w:t>nachfolgenden Abbildung</w:t>
      </w:r>
      <w:r w:rsidRPr="00E06D55">
        <w:rPr>
          <w:rFonts w:asciiTheme="minorBidi" w:hAnsiTheme="minorBidi"/>
        </w:rPr>
        <w:t xml:space="preserve"> </w:t>
      </w:r>
      <w:r>
        <w:rPr>
          <w:rFonts w:asciiTheme="minorBidi" w:hAnsiTheme="minorBidi"/>
        </w:rPr>
        <w:t>dargestellt</w:t>
      </w:r>
      <w:r w:rsidRPr="00E06D55">
        <w:rPr>
          <w:rFonts w:asciiTheme="minorBidi" w:hAnsiTheme="minorBidi"/>
        </w:rPr>
        <w:t>.</w:t>
      </w:r>
    </w:p>
    <w:p w14:paraId="479DB565" w14:textId="77777777" w:rsidR="000C2DC2" w:rsidRPr="00E06D55" w:rsidRDefault="000C2DC2" w:rsidP="000C2DC2">
      <w:pPr>
        <w:rPr>
          <w:rFonts w:asciiTheme="minorBidi" w:hAnsiTheme="minorBidi"/>
        </w:rPr>
      </w:pPr>
      <w:r w:rsidRPr="00D95863">
        <w:rPr>
          <w:rFonts w:cs="Arial"/>
          <w:noProof/>
          <w:lang w:val="de-CH" w:eastAsia="de-CH"/>
        </w:rPr>
        <w:drawing>
          <wp:inline distT="0" distB="0" distL="0" distR="0" wp14:anchorId="1988E169" wp14:editId="333C3A8F">
            <wp:extent cx="5757526" cy="2246751"/>
            <wp:effectExtent l="0" t="0" r="0" b="1270"/>
            <wp:docPr id="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3247"/>
                    <a:stretch/>
                  </pic:blipFill>
                  <pic:spPr bwMode="auto">
                    <a:xfrm>
                      <a:off x="0" y="0"/>
                      <a:ext cx="5757526" cy="2246751"/>
                    </a:xfrm>
                    <a:prstGeom prst="rect">
                      <a:avLst/>
                    </a:prstGeom>
                    <a:ln>
                      <a:noFill/>
                    </a:ln>
                    <a:extLst>
                      <a:ext uri="{53640926-AAD7-44D8-BBD7-CCE9431645EC}">
                        <a14:shadowObscured xmlns:a14="http://schemas.microsoft.com/office/drawing/2010/main"/>
                      </a:ext>
                    </a:extLst>
                  </pic:spPr>
                </pic:pic>
              </a:graphicData>
            </a:graphic>
          </wp:inline>
        </w:drawing>
      </w:r>
    </w:p>
    <w:p w14:paraId="0844CF38" w14:textId="77777777" w:rsidR="000C2DC2" w:rsidRPr="00CF12B3" w:rsidRDefault="000C2DC2" w:rsidP="000C2DC2">
      <w:pPr>
        <w:pStyle w:val="Beschriftung"/>
        <w:rPr>
          <w:bCs/>
        </w:rPr>
      </w:pPr>
      <w:bookmarkStart w:id="23" w:name="Abb_BMModell"/>
      <w:bookmarkStart w:id="24" w:name="_Toc76333286"/>
      <w:r w:rsidRPr="00CF12B3">
        <w:t xml:space="preserve">Abbildung </w:t>
      </w:r>
      <w:r w:rsidR="00D94DC2">
        <w:fldChar w:fldCharType="begin"/>
      </w:r>
      <w:r w:rsidR="00D94DC2">
        <w:instrText xml:space="preserve"> SEQ Abbildung \* ARABIC </w:instrText>
      </w:r>
      <w:r w:rsidR="00D94DC2">
        <w:fldChar w:fldCharType="separate"/>
      </w:r>
      <w:r w:rsidRPr="00CF12B3">
        <w:rPr>
          <w:noProof/>
        </w:rPr>
        <w:t>1</w:t>
      </w:r>
      <w:r w:rsidR="00D94DC2">
        <w:rPr>
          <w:noProof/>
        </w:rPr>
        <w:fldChar w:fldCharType="end"/>
      </w:r>
      <w:bookmarkEnd w:id="23"/>
      <w:r w:rsidRPr="00CF12B3">
        <w:t xml:space="preserve">: </w:t>
      </w:r>
      <w:r w:rsidRPr="00B62C33">
        <w:rPr>
          <w:bCs/>
        </w:rPr>
        <w:t>Basic Motivation Model</w:t>
      </w:r>
      <w:bookmarkEnd w:id="24"/>
    </w:p>
    <w:p w14:paraId="52CE3D8E" w14:textId="77777777" w:rsidR="000C2DC2" w:rsidRPr="00CF12B3" w:rsidRDefault="000C2DC2" w:rsidP="000C2DC2">
      <w:pPr>
        <w:pStyle w:val="Beschriftung"/>
      </w:pPr>
      <w:r w:rsidRPr="00CF12B3">
        <w:t xml:space="preserve">Quelle: </w:t>
      </w:r>
      <w:r w:rsidRPr="00B62C33">
        <w:t>adaptiert von Jost (2000), Rheinberg (2006), Heckhausen und Heckhausen (2010), Bretschneider (2014)</w:t>
      </w:r>
    </w:p>
    <w:p w14:paraId="4D1C62DA" w14:textId="77777777" w:rsidR="000C2DC2" w:rsidRPr="004C6DB6" w:rsidRDefault="000C2DC2" w:rsidP="000C2DC2">
      <w:pPr>
        <w:rPr>
          <w:rFonts w:asciiTheme="minorBidi" w:hAnsiTheme="minorBidi"/>
        </w:rPr>
      </w:pPr>
      <w:r w:rsidRPr="004C6DB6">
        <w:rPr>
          <w:rFonts w:asciiTheme="minorBidi" w:hAnsiTheme="minorBidi"/>
        </w:rPr>
        <w:t>Die Abbildung zeigt, dass ein Motiv durch die Interaktion mit einer bestimmten Situation</w:t>
      </w:r>
      <w:r>
        <w:rPr>
          <w:rFonts w:asciiTheme="minorBidi" w:hAnsiTheme="minorBidi"/>
        </w:rPr>
        <w:t xml:space="preserve"> oder </w:t>
      </w:r>
      <w:r>
        <w:t>durch die Person selbst</w:t>
      </w:r>
      <w:r w:rsidRPr="004C6DB6">
        <w:rPr>
          <w:rFonts w:asciiTheme="minorBidi" w:hAnsiTheme="minorBidi"/>
        </w:rPr>
        <w:t xml:space="preserve">, welche potenzielle Anreize verspricht, angeregt wird. Nach </w:t>
      </w:r>
      <w:r w:rsidRPr="004C6DB6">
        <w:rPr>
          <w:rFonts w:asciiTheme="minorBidi" w:hAnsiTheme="minorBidi"/>
        </w:rPr>
        <w:lastRenderedPageBreak/>
        <w:t xml:space="preserve">Aktivierung dieses Motivs erfolgt eine Handlung, </w:t>
      </w:r>
      <w:r>
        <w:rPr>
          <w:rFonts w:asciiTheme="minorBidi" w:hAnsiTheme="minorBidi"/>
        </w:rPr>
        <w:t>die</w:t>
      </w:r>
      <w:r w:rsidRPr="004C6DB6">
        <w:rPr>
          <w:rFonts w:asciiTheme="minorBidi" w:hAnsiTheme="minorBidi"/>
        </w:rPr>
        <w:t xml:space="preserve"> mit einem Ergebnis und a</w:t>
      </w:r>
      <w:r>
        <w:rPr>
          <w:rFonts w:asciiTheme="minorBidi" w:hAnsiTheme="minorBidi"/>
        </w:rPr>
        <w:t>b</w:t>
      </w:r>
      <w:r w:rsidRPr="004C6DB6">
        <w:rPr>
          <w:rFonts w:asciiTheme="minorBidi" w:hAnsiTheme="minorBidi"/>
        </w:rPr>
        <w:t>schließend</w:t>
      </w:r>
      <w:r>
        <w:rPr>
          <w:rFonts w:asciiTheme="minorBidi" w:hAnsiTheme="minorBidi"/>
        </w:rPr>
        <w:t xml:space="preserve"> </w:t>
      </w:r>
      <w:r w:rsidRPr="004C6DB6">
        <w:rPr>
          <w:rFonts w:asciiTheme="minorBidi" w:hAnsiTheme="minorBidi"/>
        </w:rPr>
        <w:t xml:space="preserve">mit sichtbaren Konsequenzen einhergeht. </w:t>
      </w:r>
      <w:r>
        <w:rPr>
          <w:rFonts w:asciiTheme="minorBidi" w:hAnsiTheme="minorBidi"/>
        </w:rPr>
        <w:t>Dabei wird</w:t>
      </w:r>
      <w:r w:rsidRPr="004C6DB6">
        <w:rPr>
          <w:rFonts w:asciiTheme="minorBidi" w:hAnsiTheme="minorBidi"/>
        </w:rPr>
        <w:t xml:space="preserve"> die Handlungsneigung einer Person stärker durch das eigene Verhalten und weniger durch die antizipierten Anreize determiniert.</w:t>
      </w:r>
      <w:r>
        <w:rPr>
          <w:rStyle w:val="Funotenzeichen"/>
          <w:rFonts w:asciiTheme="minorBidi" w:hAnsiTheme="minorBidi"/>
        </w:rPr>
        <w:footnoteReference w:id="44"/>
      </w:r>
    </w:p>
    <w:p w14:paraId="55091F1C" w14:textId="77777777" w:rsidR="000C2DC2" w:rsidRPr="00AE2090" w:rsidRDefault="000C2DC2" w:rsidP="00811E0E">
      <w:pPr>
        <w:pStyle w:val="berschrift2"/>
        <w:rPr>
          <w:lang w:val="en-US"/>
        </w:rPr>
      </w:pPr>
      <w:bookmarkStart w:id="25" w:name="_Toc77703305"/>
      <w:bookmarkStart w:id="26" w:name="_Toc77703306"/>
      <w:bookmarkEnd w:id="25"/>
      <w:r>
        <w:t>Selbstbestimmungstheorie der Motivation</w:t>
      </w:r>
      <w:bookmarkEnd w:id="26"/>
      <w:r w:rsidRPr="00AE2090">
        <w:rPr>
          <w:lang w:val="en-US"/>
        </w:rPr>
        <w:t xml:space="preserve"> </w:t>
      </w:r>
    </w:p>
    <w:p w14:paraId="59FB4DD0" w14:textId="77777777" w:rsidR="000C2DC2" w:rsidRDefault="000C2DC2" w:rsidP="000C2DC2">
      <w:pPr>
        <w:rPr>
          <w:rFonts w:asciiTheme="minorBidi" w:hAnsiTheme="minorBidi"/>
        </w:rPr>
      </w:pPr>
      <w:r>
        <w:rPr>
          <w:rFonts w:asciiTheme="minorBidi" w:hAnsiTheme="minorBidi"/>
        </w:rPr>
        <w:t>Nachdem im vorherigen Kapitel definiert wurde, dass die Motivation das Zusammenspiel</w:t>
      </w:r>
      <w:r w:rsidRPr="006C3DAC">
        <w:rPr>
          <w:rFonts w:asciiTheme="minorBidi" w:hAnsiTheme="minorBidi"/>
        </w:rPr>
        <w:t xml:space="preserve"> vielfältiger aktivierter Motive als U</w:t>
      </w:r>
      <w:r>
        <w:rPr>
          <w:rFonts w:asciiTheme="minorBidi" w:hAnsiTheme="minorBidi"/>
        </w:rPr>
        <w:t xml:space="preserve">rsache eines konkreten Handelns darstellt, erfolgt auf Grundlage der Selbstbestimmungstheorie von Ryan und </w:t>
      </w:r>
      <w:proofErr w:type="spellStart"/>
      <w:r>
        <w:rPr>
          <w:rFonts w:asciiTheme="minorBidi" w:hAnsiTheme="minorBidi"/>
        </w:rPr>
        <w:t>Deci</w:t>
      </w:r>
      <w:proofErr w:type="spellEnd"/>
      <w:r>
        <w:rPr>
          <w:rFonts w:asciiTheme="minorBidi" w:hAnsiTheme="minorBidi"/>
        </w:rPr>
        <w:t xml:space="preserve"> im nächsten Schritt die Erklärung, durch welche Faktoren die Motivation von Individuen beeinflusst werden.</w:t>
      </w:r>
    </w:p>
    <w:p w14:paraId="18E4F9D5" w14:textId="77777777" w:rsidR="000C2DC2" w:rsidRPr="00C92130" w:rsidRDefault="000C2DC2" w:rsidP="000C2DC2">
      <w:pPr>
        <w:spacing w:after="0"/>
        <w:rPr>
          <w:rFonts w:asciiTheme="minorBidi" w:hAnsiTheme="minorBidi"/>
          <w:sz w:val="22"/>
        </w:rPr>
      </w:pPr>
      <w:r>
        <w:t xml:space="preserve">Die </w:t>
      </w:r>
      <w:r>
        <w:rPr>
          <w:rFonts w:asciiTheme="minorBidi" w:hAnsiTheme="minorBidi"/>
        </w:rPr>
        <w:t xml:space="preserve">Selbstbestimmungstheorie, engl. </w:t>
      </w:r>
      <w:proofErr w:type="spellStart"/>
      <w:r w:rsidRPr="005E4A9A">
        <w:rPr>
          <w:rFonts w:asciiTheme="minorBidi" w:hAnsiTheme="minorBidi"/>
        </w:rPr>
        <w:t>Self</w:t>
      </w:r>
      <w:proofErr w:type="spellEnd"/>
      <w:r w:rsidRPr="005E4A9A">
        <w:rPr>
          <w:rFonts w:asciiTheme="minorBidi" w:hAnsiTheme="minorBidi"/>
        </w:rPr>
        <w:t xml:space="preserve"> Determination </w:t>
      </w:r>
      <w:proofErr w:type="spellStart"/>
      <w:r w:rsidRPr="005E4A9A">
        <w:rPr>
          <w:rFonts w:asciiTheme="minorBidi" w:hAnsiTheme="minorBidi"/>
        </w:rPr>
        <w:t>Theory</w:t>
      </w:r>
      <w:proofErr w:type="spellEnd"/>
      <w:r w:rsidRPr="005E4A9A">
        <w:rPr>
          <w:rFonts w:asciiTheme="minorBidi" w:hAnsiTheme="minorBidi"/>
        </w:rPr>
        <w:t xml:space="preserve"> (SDT</w:t>
      </w:r>
      <w:r>
        <w:rPr>
          <w:rFonts w:asciiTheme="minorBidi" w:hAnsiTheme="minorBidi"/>
        </w:rPr>
        <w:t xml:space="preserve">), </w:t>
      </w:r>
      <w:r>
        <w:t xml:space="preserve">zählt zu </w:t>
      </w:r>
      <w:r w:rsidRPr="00F72D46">
        <w:t>einer der meist erforschtesten Motivationstheorien</w:t>
      </w:r>
      <w:r>
        <w:t xml:space="preserve"> und unterscheidet in Abhängigkeit vom Grad der Selbstbestimmung drei Formen der Motivation: Die </w:t>
      </w:r>
      <w:proofErr w:type="spellStart"/>
      <w:r w:rsidRPr="00195B19">
        <w:rPr>
          <w:sz w:val="22"/>
        </w:rPr>
        <w:t>Amotivation</w:t>
      </w:r>
      <w:proofErr w:type="spellEnd"/>
      <w:r>
        <w:rPr>
          <w:rFonts w:ascii="inherit" w:eastAsia="Times New Roman" w:hAnsi="inherit" w:cs="Times New Roman"/>
          <w:b/>
          <w:bCs/>
          <w:color w:val="414141"/>
          <w:spacing w:val="5"/>
          <w:szCs w:val="24"/>
          <w:bdr w:val="none" w:sz="0" w:space="0" w:color="auto" w:frame="1"/>
          <w:lang w:eastAsia="de-DE"/>
        </w:rPr>
        <w:t xml:space="preserve">, </w:t>
      </w:r>
      <w:r>
        <w:t>intrinsische und extrinsische Motivation.</w:t>
      </w:r>
      <w:r>
        <w:rPr>
          <w:rFonts w:ascii="inherit" w:eastAsia="Times New Roman" w:hAnsi="inherit" w:cs="Times New Roman"/>
          <w:b/>
          <w:bCs/>
          <w:color w:val="414141"/>
          <w:spacing w:val="5"/>
          <w:szCs w:val="24"/>
          <w:bdr w:val="none" w:sz="0" w:space="0" w:color="auto" w:frame="1"/>
          <w:lang w:eastAsia="de-DE"/>
        </w:rPr>
        <w:t xml:space="preserve"> </w:t>
      </w:r>
      <w:r>
        <w:t>Die intrinsische Motivation ist die selbstbestimmteste Motivationsart</w:t>
      </w:r>
      <w:r>
        <w:rPr>
          <w:rFonts w:asciiTheme="minorBidi" w:hAnsiTheme="minorBidi"/>
        </w:rPr>
        <w:t xml:space="preserve"> und liegt daher vor, wenn die </w:t>
      </w:r>
      <w:r>
        <w:t>Motive zum Handeln innerhalb der Person selbst liegen, d.h.</w:t>
      </w:r>
      <w:r>
        <w:rPr>
          <w:rFonts w:asciiTheme="minorBidi" w:hAnsiTheme="minorBidi"/>
        </w:rPr>
        <w:t xml:space="preserve"> </w:t>
      </w:r>
      <w:r w:rsidRPr="001F3940">
        <w:rPr>
          <w:rFonts w:asciiTheme="minorBidi" w:hAnsiTheme="minorBidi"/>
        </w:rPr>
        <w:t xml:space="preserve">die Motivation </w:t>
      </w:r>
      <w:r>
        <w:rPr>
          <w:rFonts w:asciiTheme="minorBidi" w:hAnsiTheme="minorBidi"/>
        </w:rPr>
        <w:t xml:space="preserve">wird </w:t>
      </w:r>
      <w:r w:rsidRPr="001F3940">
        <w:rPr>
          <w:rFonts w:asciiTheme="minorBidi" w:hAnsiTheme="minorBidi"/>
        </w:rPr>
        <w:t xml:space="preserve">aus der Durchführung der </w:t>
      </w:r>
      <w:r>
        <w:rPr>
          <w:rFonts w:asciiTheme="minorBidi" w:hAnsiTheme="minorBidi"/>
        </w:rPr>
        <w:t>Handlung</w:t>
      </w:r>
      <w:r w:rsidRPr="001F3940">
        <w:rPr>
          <w:rFonts w:asciiTheme="minorBidi" w:hAnsiTheme="minorBidi"/>
        </w:rPr>
        <w:t xml:space="preserve"> selbst</w:t>
      </w:r>
      <w:r w:rsidRPr="00195B19">
        <w:rPr>
          <w:rFonts w:asciiTheme="minorBidi" w:hAnsiTheme="minorBidi"/>
        </w:rPr>
        <w:t xml:space="preserve"> gezogen</w:t>
      </w:r>
      <w:r>
        <w:rPr>
          <w:rFonts w:asciiTheme="minorBidi" w:hAnsiTheme="minorBidi"/>
        </w:rPr>
        <w:t xml:space="preserve"> ohne externe Anreize. </w:t>
      </w:r>
      <w:r w:rsidRPr="00195B19">
        <w:rPr>
          <w:rFonts w:asciiTheme="minorBidi" w:hAnsiTheme="minorBidi"/>
        </w:rPr>
        <w:t xml:space="preserve">Ist hingegen </w:t>
      </w:r>
      <w:r>
        <w:rPr>
          <w:rFonts w:asciiTheme="minorBidi" w:hAnsiTheme="minorBidi"/>
        </w:rPr>
        <w:t>jemand extrinsisch motiviert</w:t>
      </w:r>
      <w:r w:rsidRPr="001F3940">
        <w:rPr>
          <w:rFonts w:asciiTheme="minorBidi" w:hAnsiTheme="minorBidi"/>
        </w:rPr>
        <w:t>, dann beschäftigen sie sich mit einer Aufgabe</w:t>
      </w:r>
      <w:r>
        <w:rPr>
          <w:rFonts w:asciiTheme="minorBidi" w:hAnsiTheme="minorBidi"/>
        </w:rPr>
        <w:t xml:space="preserve"> aufgrund von äußeren Anreizen. Entsprechend liegt die</w:t>
      </w:r>
      <w:r>
        <w:t xml:space="preserve"> </w:t>
      </w:r>
      <w:proofErr w:type="spellStart"/>
      <w:r>
        <w:t>Amotivation</w:t>
      </w:r>
      <w:proofErr w:type="spellEnd"/>
      <w:r>
        <w:t xml:space="preserve"> bei fehlender Motivation vor, der Handlung liegt kein erkennbares Ziel zugrunde. </w:t>
      </w:r>
      <w:r>
        <w:rPr>
          <w:rFonts w:cs="Arial"/>
          <w:szCs w:val="24"/>
        </w:rPr>
        <w:t xml:space="preserve">Im nachfolgenden Abschnitt werden </w:t>
      </w:r>
      <w:r w:rsidRPr="009320BE">
        <w:rPr>
          <w:rFonts w:cs="Arial"/>
          <w:szCs w:val="24"/>
        </w:rPr>
        <w:t xml:space="preserve">die drei Motivationsformen </w:t>
      </w:r>
      <w:r>
        <w:rPr>
          <w:rFonts w:cs="Arial"/>
          <w:szCs w:val="24"/>
        </w:rPr>
        <w:t xml:space="preserve">nochmals näher ausgeführt. </w:t>
      </w:r>
    </w:p>
    <w:p w14:paraId="23512EFB" w14:textId="77777777" w:rsidR="000C2DC2" w:rsidRPr="00116CE9" w:rsidRDefault="000C2DC2" w:rsidP="00811E0E">
      <w:pPr>
        <w:pStyle w:val="berschrift2"/>
      </w:pPr>
      <w:bookmarkStart w:id="27" w:name="_Toc77703307"/>
      <w:bookmarkStart w:id="28" w:name="_Toc77703308"/>
      <w:bookmarkStart w:id="29" w:name="_Toc77703309"/>
      <w:bookmarkEnd w:id="27"/>
      <w:bookmarkEnd w:id="28"/>
      <w:proofErr w:type="spellStart"/>
      <w:r>
        <w:t>Amotivation</w:t>
      </w:r>
      <w:proofErr w:type="spellEnd"/>
      <w:r>
        <w:t>, i</w:t>
      </w:r>
      <w:r w:rsidRPr="005E4A9A">
        <w:t>ntrinsische</w:t>
      </w:r>
      <w:r>
        <w:t xml:space="preserve"> und extrinsische Motivation</w:t>
      </w:r>
      <w:bookmarkEnd w:id="29"/>
    </w:p>
    <w:p w14:paraId="7C841B69" w14:textId="77777777" w:rsidR="000C2DC2" w:rsidRDefault="000C2DC2" w:rsidP="000C2DC2">
      <w:pPr>
        <w:rPr>
          <w:rFonts w:asciiTheme="minorBidi" w:hAnsiTheme="minorBidi"/>
        </w:rPr>
      </w:pPr>
      <w:r>
        <w:rPr>
          <w:rFonts w:asciiTheme="minorBidi" w:hAnsiTheme="minorBidi"/>
        </w:rPr>
        <w:t xml:space="preserve">Die </w:t>
      </w:r>
      <w:proofErr w:type="spellStart"/>
      <w:r>
        <w:rPr>
          <w:rFonts w:asciiTheme="minorBidi" w:hAnsiTheme="minorBidi"/>
        </w:rPr>
        <w:t>Amotivation</w:t>
      </w:r>
      <w:proofErr w:type="spellEnd"/>
      <w:r>
        <w:rPr>
          <w:rFonts w:asciiTheme="minorBidi" w:hAnsiTheme="minorBidi"/>
        </w:rPr>
        <w:t xml:space="preserve"> spiegelt den niedrigsten Grad der Selbstbestimmung wider, weshalb dem Ziel kein Wert zugemessen wird und keine </w:t>
      </w:r>
      <w:r>
        <w:t>Handlungsintention bzw. keine Motivation vorhanden ist</w:t>
      </w:r>
      <w:r w:rsidRPr="008B1774">
        <w:rPr>
          <w:rFonts w:asciiTheme="minorBidi" w:hAnsiTheme="minorBidi"/>
        </w:rPr>
        <w:t>.</w:t>
      </w:r>
      <w:r>
        <w:rPr>
          <w:rStyle w:val="Funotenzeichen"/>
          <w:rFonts w:asciiTheme="minorBidi" w:hAnsiTheme="minorBidi"/>
        </w:rPr>
        <w:footnoteReference w:id="45"/>
      </w:r>
      <w:r w:rsidRPr="008B1774">
        <w:rPr>
          <w:rFonts w:asciiTheme="minorBidi" w:hAnsiTheme="minorBidi"/>
        </w:rPr>
        <w:t xml:space="preserve"> Die hierbei assoziierten Prozesse sind die wahrgenommene Unbrauchbarkeit, eine als niedrig empfundene Kompetenz oder Nichtrelevanz</w:t>
      </w:r>
      <w:r>
        <w:rPr>
          <w:rFonts w:asciiTheme="minorBidi" w:hAnsiTheme="minorBidi"/>
        </w:rPr>
        <w:t>.</w:t>
      </w:r>
      <w:r>
        <w:rPr>
          <w:rStyle w:val="Funotenzeichen"/>
          <w:rFonts w:asciiTheme="minorBidi" w:hAnsiTheme="minorBidi"/>
        </w:rPr>
        <w:footnoteReference w:id="46"/>
      </w:r>
      <w:r w:rsidRPr="008B1774">
        <w:rPr>
          <w:rFonts w:asciiTheme="minorBidi" w:hAnsiTheme="minorBidi"/>
        </w:rPr>
        <w:t xml:space="preserve"> </w:t>
      </w:r>
    </w:p>
    <w:p w14:paraId="731C8F3E" w14:textId="77777777" w:rsidR="000C2DC2" w:rsidRDefault="000C2DC2" w:rsidP="000C2DC2">
      <w:pPr>
        <w:rPr>
          <w:rFonts w:asciiTheme="minorBidi" w:hAnsiTheme="minorBidi"/>
        </w:rPr>
      </w:pPr>
      <w:r w:rsidRPr="005E4A9A">
        <w:rPr>
          <w:rFonts w:asciiTheme="minorBidi" w:hAnsiTheme="minorBidi"/>
        </w:rPr>
        <w:t>Unter intrinsischer</w:t>
      </w:r>
      <w:r>
        <w:rPr>
          <w:rFonts w:asciiTheme="minorBidi" w:hAnsiTheme="minorBidi"/>
        </w:rPr>
        <w:t xml:space="preserve"> Motivation, d.h. die </w:t>
      </w:r>
      <w:r w:rsidRPr="005E4A9A">
        <w:rPr>
          <w:rFonts w:asciiTheme="minorBidi" w:hAnsiTheme="minorBidi"/>
        </w:rPr>
        <w:t>Motivation</w:t>
      </w:r>
      <w:r>
        <w:rPr>
          <w:rFonts w:asciiTheme="minorBidi" w:hAnsiTheme="minorBidi"/>
        </w:rPr>
        <w:t xml:space="preserve"> von innen heraus,</w:t>
      </w:r>
      <w:r w:rsidRPr="005E4A9A">
        <w:rPr>
          <w:rFonts w:asciiTheme="minorBidi" w:hAnsiTheme="minorBidi"/>
        </w:rPr>
        <w:t xml:space="preserve"> versteht man </w:t>
      </w:r>
      <w:r>
        <w:rPr>
          <w:rFonts w:asciiTheme="minorBidi" w:hAnsiTheme="minorBidi"/>
        </w:rPr>
        <w:t xml:space="preserve">hingegen das Ausführen der Handlung </w:t>
      </w:r>
      <w:r w:rsidRPr="005E4A9A">
        <w:rPr>
          <w:rFonts w:asciiTheme="minorBidi" w:hAnsiTheme="minorBidi"/>
        </w:rPr>
        <w:t xml:space="preserve">aufgrund der Aktivität selbst. Dies zeigt sich z.B., wenn eine Person eine bestimmte Handlung ausübt, weil diese „Spaß“ macht und nicht etwa aufgrund von externem Druck </w:t>
      </w:r>
      <w:r>
        <w:rPr>
          <w:rFonts w:asciiTheme="minorBidi" w:hAnsiTheme="minorBidi"/>
        </w:rPr>
        <w:t xml:space="preserve">oder </w:t>
      </w:r>
      <w:r w:rsidRPr="005E4A9A">
        <w:rPr>
          <w:rFonts w:asciiTheme="minorBidi" w:hAnsiTheme="minorBidi"/>
        </w:rPr>
        <w:t>Belohnungen.</w:t>
      </w:r>
      <w:r>
        <w:rPr>
          <w:rStyle w:val="Funotenzeichen"/>
          <w:rFonts w:asciiTheme="minorBidi" w:hAnsiTheme="minorBidi"/>
        </w:rPr>
        <w:footnoteReference w:id="47"/>
      </w:r>
      <w:r w:rsidRPr="005E4A9A">
        <w:rPr>
          <w:rFonts w:asciiTheme="minorBidi" w:hAnsiTheme="minorBidi"/>
        </w:rPr>
        <w:t xml:space="preserve"> </w:t>
      </w:r>
      <w:r>
        <w:rPr>
          <w:rFonts w:asciiTheme="minorBidi" w:hAnsiTheme="minorBidi"/>
        </w:rPr>
        <w:t>Daher</w:t>
      </w:r>
      <w:r w:rsidRPr="005E4A9A">
        <w:rPr>
          <w:rFonts w:asciiTheme="minorBidi" w:hAnsiTheme="minorBidi"/>
        </w:rPr>
        <w:t xml:space="preserve"> lässt sich die intrinsische Motivation als der </w:t>
      </w:r>
      <w:r w:rsidRPr="005E4A9A">
        <w:rPr>
          <w:rFonts w:asciiTheme="minorBidi" w:hAnsiTheme="minorBidi"/>
        </w:rPr>
        <w:lastRenderedPageBreak/>
        <w:t>Inbegriff selbstbestimmten Handelns verstehen.</w:t>
      </w:r>
      <w:r>
        <w:rPr>
          <w:rStyle w:val="Funotenzeichen"/>
          <w:rFonts w:asciiTheme="minorBidi" w:hAnsiTheme="minorBidi"/>
        </w:rPr>
        <w:footnoteReference w:id="48"/>
      </w:r>
      <w:r w:rsidRPr="005E4A9A">
        <w:rPr>
          <w:rFonts w:asciiTheme="minorBidi" w:hAnsiTheme="minorBidi"/>
        </w:rPr>
        <w:t xml:space="preserve"> </w:t>
      </w:r>
      <w:r>
        <w:t>W</w:t>
      </w:r>
      <w:r w:rsidRPr="000511AC">
        <w:t>as Menschen intrinsisch motiviert</w:t>
      </w:r>
      <w:r>
        <w:t xml:space="preserve">, wird dabei in der sog. </w:t>
      </w:r>
      <w:r w:rsidRPr="009145A2">
        <w:t>kognitiven Evaluationstheorie, engl.</w:t>
      </w:r>
      <w:r>
        <w:rPr>
          <w:rFonts w:ascii="Helvetica" w:eastAsia="Times New Roman" w:hAnsi="Helvetica" w:cs="Times New Roman"/>
          <w:color w:val="000000"/>
          <w:sz w:val="21"/>
          <w:szCs w:val="21"/>
          <w:lang w:eastAsia="de-DE"/>
        </w:rPr>
        <w:t xml:space="preserve"> </w:t>
      </w:r>
      <w:proofErr w:type="spellStart"/>
      <w:r w:rsidRPr="00D3608D">
        <w:t>Cognitive</w:t>
      </w:r>
      <w:proofErr w:type="spellEnd"/>
      <w:r w:rsidRPr="00D3608D">
        <w:t xml:space="preserve"> Evaluation </w:t>
      </w:r>
      <w:proofErr w:type="spellStart"/>
      <w:r w:rsidRPr="00D3608D">
        <w:t>Theory</w:t>
      </w:r>
      <w:proofErr w:type="spellEnd"/>
      <w:r w:rsidRPr="00D3608D">
        <w:t xml:space="preserve"> (CET</w:t>
      </w:r>
      <w:r>
        <w:t>), einer Subtheorie der SDT, vertieft.</w:t>
      </w:r>
      <w:r>
        <w:rPr>
          <w:rStyle w:val="Funotenzeichen"/>
          <w:rFonts w:asciiTheme="minorBidi" w:hAnsiTheme="minorBidi"/>
        </w:rPr>
        <w:footnoteReference w:id="49"/>
      </w:r>
      <w:r>
        <w:t xml:space="preserve"> Demnach bilden die </w:t>
      </w:r>
      <w:r w:rsidRPr="000511AC">
        <w:t>drei psychologische</w:t>
      </w:r>
      <w:r>
        <w:t>n</w:t>
      </w:r>
      <w:r w:rsidRPr="000511AC">
        <w:t xml:space="preserve"> </w:t>
      </w:r>
      <w:r>
        <w:t xml:space="preserve">angeborenen </w:t>
      </w:r>
      <w:r w:rsidRPr="000511AC">
        <w:t xml:space="preserve">Grundbedürfnisse </w:t>
      </w:r>
      <w:r>
        <w:t xml:space="preserve">Kompetenz, Autonomie und </w:t>
      </w:r>
      <w:r w:rsidRPr="000511AC">
        <w:t xml:space="preserve">Soziale Eingebundenheit </w:t>
      </w:r>
      <w:r>
        <w:t xml:space="preserve">die Grundlage für intrinsisch motiviertes Verhalten. </w:t>
      </w:r>
      <w:proofErr w:type="spellStart"/>
      <w:r>
        <w:t>Deci</w:t>
      </w:r>
      <w:proofErr w:type="spellEnd"/>
      <w:r>
        <w:t xml:space="preserve"> und Ryan gehen insofern von der Annahme aus, dass "der Mensch die angeborene motivationale Tendenz hat, sich mit anderen Personen in einem sozialen Milieu verbunden zu fühlen, in diesem Milieu effektiv zu wirken und sich dabei persönlich autonom und initiativ zu erfahren." </w:t>
      </w:r>
      <w:r>
        <w:rPr>
          <w:rStyle w:val="Funotenzeichen"/>
          <w:rFonts w:asciiTheme="minorBidi" w:hAnsiTheme="minorBidi"/>
        </w:rPr>
        <w:footnoteReference w:id="50"/>
      </w:r>
      <w:r>
        <w:t xml:space="preserve"> </w:t>
      </w:r>
      <w:r>
        <w:rPr>
          <w:rFonts w:asciiTheme="minorBidi" w:hAnsiTheme="minorBidi"/>
        </w:rPr>
        <w:t>Aus der CET</w:t>
      </w:r>
      <w:r w:rsidRPr="005E4A9A">
        <w:rPr>
          <w:rFonts w:asciiTheme="minorBidi" w:hAnsiTheme="minorBidi"/>
        </w:rPr>
        <w:t xml:space="preserve"> </w:t>
      </w:r>
      <w:r>
        <w:rPr>
          <w:rFonts w:asciiTheme="minorBidi" w:hAnsiTheme="minorBidi"/>
        </w:rPr>
        <w:t>geht zudem hervor</w:t>
      </w:r>
      <w:r w:rsidRPr="005E4A9A">
        <w:rPr>
          <w:rFonts w:asciiTheme="minorBidi" w:hAnsiTheme="minorBidi"/>
        </w:rPr>
        <w:t xml:space="preserve">, dass interpersonelle Strukturen, wie </w:t>
      </w:r>
      <w:r>
        <w:rPr>
          <w:rFonts w:asciiTheme="minorBidi" w:hAnsiTheme="minorBidi"/>
        </w:rPr>
        <w:t>beispielsweise</w:t>
      </w:r>
      <w:r w:rsidRPr="005E4A9A">
        <w:rPr>
          <w:rFonts w:asciiTheme="minorBidi" w:hAnsiTheme="minorBidi"/>
        </w:rPr>
        <w:t xml:space="preserve"> Belohnungen, Kommunikation oder Feedback, sowohl </w:t>
      </w:r>
      <w:r>
        <w:rPr>
          <w:rFonts w:asciiTheme="minorBidi" w:hAnsiTheme="minorBidi"/>
        </w:rPr>
        <w:t xml:space="preserve">einen </w:t>
      </w:r>
      <w:r w:rsidRPr="005E4A9A">
        <w:rPr>
          <w:rFonts w:asciiTheme="minorBidi" w:hAnsiTheme="minorBidi"/>
        </w:rPr>
        <w:t>mindernden als auch steigernden Effekt auf die intrinsische Motivation haben können.</w:t>
      </w:r>
      <w:r>
        <w:rPr>
          <w:rStyle w:val="Funotenzeichen"/>
          <w:rFonts w:asciiTheme="minorBidi" w:hAnsiTheme="minorBidi"/>
        </w:rPr>
        <w:footnoteReference w:id="51"/>
      </w:r>
    </w:p>
    <w:p w14:paraId="29B0205B" w14:textId="77777777" w:rsidR="000C2DC2" w:rsidRPr="00195B19" w:rsidRDefault="000C2DC2" w:rsidP="000C2DC2">
      <w:pPr>
        <w:rPr>
          <w:sz w:val="22"/>
        </w:rPr>
      </w:pPr>
      <w:r>
        <w:t xml:space="preserve">Die extrinsische Motivation liegt im Grad der Selbstbestimmung zwischen der </w:t>
      </w:r>
      <w:proofErr w:type="spellStart"/>
      <w:r>
        <w:t>Amotivation</w:t>
      </w:r>
      <w:proofErr w:type="spellEnd"/>
      <w:r>
        <w:t xml:space="preserve"> und der </w:t>
      </w:r>
      <w:r w:rsidRPr="005E4A9A">
        <w:rPr>
          <w:rFonts w:asciiTheme="minorBidi" w:hAnsiTheme="minorBidi"/>
        </w:rPr>
        <w:t>in</w:t>
      </w:r>
      <w:r>
        <w:rPr>
          <w:rFonts w:asciiTheme="minorBidi" w:hAnsiTheme="minorBidi"/>
        </w:rPr>
        <w:t xml:space="preserve">trinsischen Motivation. </w:t>
      </w:r>
      <w:r w:rsidRPr="002B1656">
        <w:rPr>
          <w:rFonts w:asciiTheme="minorBidi" w:hAnsiTheme="minorBidi"/>
        </w:rPr>
        <w:t xml:space="preserve">Wie </w:t>
      </w:r>
      <w:r>
        <w:rPr>
          <w:rFonts w:asciiTheme="minorBidi" w:hAnsiTheme="minorBidi"/>
        </w:rPr>
        <w:t>bereits aus dem Wort hervorgeht</w:t>
      </w:r>
      <w:r w:rsidRPr="002B1656">
        <w:rPr>
          <w:rFonts w:asciiTheme="minorBidi" w:hAnsiTheme="minorBidi"/>
        </w:rPr>
        <w:t>, handelt es sich bei der extrinsischen Motivation um Einflüsse, die von außen</w:t>
      </w:r>
      <w:r>
        <w:rPr>
          <w:rFonts w:asciiTheme="minorBidi" w:hAnsiTheme="minorBidi"/>
        </w:rPr>
        <w:t xml:space="preserve"> bzw. extern</w:t>
      </w:r>
      <w:r w:rsidRPr="002B1656">
        <w:rPr>
          <w:rFonts w:asciiTheme="minorBidi" w:hAnsiTheme="minorBidi"/>
        </w:rPr>
        <w:t xml:space="preserve"> auf die Motivation eines Menschen einwirken</w:t>
      </w:r>
      <w:r>
        <w:rPr>
          <w:rFonts w:asciiTheme="minorBidi" w:hAnsiTheme="minorBidi"/>
        </w:rPr>
        <w:t>.</w:t>
      </w:r>
      <w:r>
        <w:t xml:space="preserve"> </w:t>
      </w:r>
      <w:r w:rsidRPr="00B47B63">
        <w:rPr>
          <w:rFonts w:asciiTheme="minorBidi" w:hAnsiTheme="minorBidi"/>
        </w:rPr>
        <w:t>Beispiel</w:t>
      </w:r>
      <w:r>
        <w:rPr>
          <w:rFonts w:asciiTheme="minorBidi" w:hAnsiTheme="minorBidi"/>
        </w:rPr>
        <w:t>e</w:t>
      </w:r>
      <w:r w:rsidRPr="00B47B63">
        <w:rPr>
          <w:rFonts w:asciiTheme="minorBidi" w:hAnsiTheme="minorBidi"/>
        </w:rPr>
        <w:t xml:space="preserve"> hierfür sind Belohnungen, Anerkennung oder sozialer Druck.</w:t>
      </w:r>
      <w:r>
        <w:rPr>
          <w:rFonts w:asciiTheme="minorBidi" w:hAnsiTheme="minorBidi"/>
        </w:rPr>
        <w:t xml:space="preserve"> </w:t>
      </w:r>
      <w:r w:rsidRPr="005E4A9A">
        <w:rPr>
          <w:rFonts w:asciiTheme="minorBidi" w:hAnsiTheme="minorBidi"/>
        </w:rPr>
        <w:t xml:space="preserve">Mit extrinsischer Motivation ist </w:t>
      </w:r>
      <w:r>
        <w:rPr>
          <w:rFonts w:asciiTheme="minorBidi" w:hAnsiTheme="minorBidi"/>
        </w:rPr>
        <w:t xml:space="preserve">insofern </w:t>
      </w:r>
      <w:r w:rsidRPr="005E4A9A">
        <w:rPr>
          <w:rFonts w:asciiTheme="minorBidi" w:hAnsiTheme="minorBidi"/>
        </w:rPr>
        <w:t>eine Aktivität gemeint, die aufgrund eines von der Handlung separa</w:t>
      </w:r>
      <w:r>
        <w:rPr>
          <w:rFonts w:asciiTheme="minorBidi" w:hAnsiTheme="minorBidi"/>
        </w:rPr>
        <w:t>ten Resultates ausgeführt wird. Während insofern intrinsische Motivation ein selbstbestimmtes, autonomes Verhalten beschreibt, bei der</w:t>
      </w:r>
      <w:r w:rsidRPr="005E4A9A">
        <w:rPr>
          <w:rFonts w:asciiTheme="minorBidi" w:hAnsiTheme="minorBidi"/>
        </w:rPr>
        <w:t xml:space="preserve"> das Ausführen einer Aktivität aufgrund der Freude an der Handlung </w:t>
      </w:r>
      <w:r>
        <w:rPr>
          <w:rFonts w:asciiTheme="minorBidi" w:hAnsiTheme="minorBidi"/>
        </w:rPr>
        <w:t xml:space="preserve">resultiert, folgt die extrinsische Motivation nicht aus eigenem Interesse, sondern die Motivation wird aus </w:t>
      </w:r>
      <w:r w:rsidRPr="001F3940">
        <w:rPr>
          <w:rFonts w:asciiTheme="minorBidi" w:hAnsiTheme="minorBidi"/>
        </w:rPr>
        <w:t>den erwarteten</w:t>
      </w:r>
      <w:r>
        <w:rPr>
          <w:rFonts w:asciiTheme="minorBidi" w:hAnsiTheme="minorBidi"/>
        </w:rPr>
        <w:t xml:space="preserve"> externen Konsequenzen gezogen, </w:t>
      </w:r>
      <w:r>
        <w:t>die einem bestimmten Verhalten folgen.</w:t>
      </w:r>
      <w:r>
        <w:rPr>
          <w:rFonts w:asciiTheme="minorBidi" w:hAnsiTheme="minorBidi"/>
        </w:rPr>
        <w:t xml:space="preserve"> </w:t>
      </w:r>
      <w:proofErr w:type="spellStart"/>
      <w:r>
        <w:t>Deci</w:t>
      </w:r>
      <w:proofErr w:type="spellEnd"/>
      <w:r>
        <w:t xml:space="preserve"> und Ryan gehen davon aus, dass extrinsische und intrinsische</w:t>
      </w:r>
      <w:r w:rsidRPr="00583089">
        <w:t xml:space="preserve"> Motivation nicht strikt voneinander abzugrenzen</w:t>
      </w:r>
      <w:r>
        <w:t xml:space="preserve"> </w:t>
      </w:r>
      <w:proofErr w:type="gramStart"/>
      <w:r>
        <w:t>sind</w:t>
      </w:r>
      <w:proofErr w:type="gramEnd"/>
      <w:r w:rsidRPr="00583089">
        <w:t xml:space="preserve">, </w:t>
      </w:r>
      <w:r>
        <w:t>sodass Motivation nicht entweder kontrolliert oder selbstbestimmt ist, sondern der Mensch vielmehr die natürliche Tendenz hat, Regulationsmechanismen der sozialen Umwelt zu internalisieren, um sich mit der sozialen Umwelt verbunden zu fühlen.</w:t>
      </w:r>
      <w:r>
        <w:rPr>
          <w:rFonts w:asciiTheme="minorBidi" w:hAnsiTheme="minorBidi"/>
        </w:rPr>
        <w:t xml:space="preserve"> Nach der sog. </w:t>
      </w:r>
      <w:r w:rsidRPr="006E7784">
        <w:rPr>
          <w:rFonts w:asciiTheme="minorBidi" w:hAnsiTheme="minorBidi"/>
        </w:rPr>
        <w:t>Org</w:t>
      </w:r>
      <w:r>
        <w:rPr>
          <w:rFonts w:asciiTheme="minorBidi" w:hAnsiTheme="minorBidi"/>
        </w:rPr>
        <w:t xml:space="preserve">anismischen Integrationstheorie, </w:t>
      </w:r>
      <w:r w:rsidRPr="006E7784">
        <w:rPr>
          <w:rFonts w:asciiTheme="minorBidi" w:hAnsiTheme="minorBidi"/>
        </w:rPr>
        <w:t xml:space="preserve">engl. </w:t>
      </w:r>
      <w:proofErr w:type="spellStart"/>
      <w:r w:rsidRPr="00674140">
        <w:t>Organismic</w:t>
      </w:r>
      <w:proofErr w:type="spellEnd"/>
      <w:r w:rsidRPr="00674140">
        <w:t xml:space="preserve"> Integration </w:t>
      </w:r>
      <w:proofErr w:type="spellStart"/>
      <w:r w:rsidRPr="00674140">
        <w:t>Theory</w:t>
      </w:r>
      <w:proofErr w:type="spellEnd"/>
      <w:r w:rsidRPr="00674140">
        <w:t xml:space="preserve"> (</w:t>
      </w:r>
      <w:r>
        <w:rPr>
          <w:rFonts w:asciiTheme="minorBidi" w:hAnsiTheme="minorBidi"/>
        </w:rPr>
        <w:t>OIT), einer weiteren Subtheorie der SDT, werden daher vier verschiedene Formen extrinsisch motivierten Verhaltens unterschieden.</w:t>
      </w:r>
      <w:r>
        <w:rPr>
          <w:rStyle w:val="Funotenzeichen"/>
          <w:rFonts w:asciiTheme="minorBidi" w:hAnsiTheme="minorBidi"/>
        </w:rPr>
        <w:footnoteReference w:id="52"/>
      </w:r>
      <w:r>
        <w:rPr>
          <w:rFonts w:asciiTheme="minorBidi" w:hAnsiTheme="minorBidi"/>
        </w:rPr>
        <w:t xml:space="preserve"> </w:t>
      </w:r>
      <w:r>
        <w:t xml:space="preserve">Hierbei wird angenommen, dass extrinsische Motivation im Zuge </w:t>
      </w:r>
      <w:r w:rsidRPr="006D3518">
        <w:rPr>
          <w:rFonts w:asciiTheme="minorBidi" w:hAnsiTheme="minorBidi"/>
        </w:rPr>
        <w:t>mehrere</w:t>
      </w:r>
      <w:r>
        <w:rPr>
          <w:rFonts w:asciiTheme="minorBidi" w:hAnsiTheme="minorBidi"/>
        </w:rPr>
        <w:t xml:space="preserve">r Abstufungen </w:t>
      </w:r>
      <w:r>
        <w:t xml:space="preserve">durch die Prozesse der </w:t>
      </w:r>
      <w:r>
        <w:lastRenderedPageBreak/>
        <w:t>I</w:t>
      </w:r>
      <w:r w:rsidRPr="005E4A9A">
        <w:rPr>
          <w:rFonts w:asciiTheme="minorBidi" w:hAnsiTheme="minorBidi"/>
        </w:rPr>
        <w:t>nternalisierung</w:t>
      </w:r>
      <w:r>
        <w:t xml:space="preserve"> und Integration von fremdbestimmter, kontrollierter in selbstbestimmter, autonomer Handlungsform überführt werden kann.</w:t>
      </w:r>
      <w:r>
        <w:rPr>
          <w:rStyle w:val="Funotenzeichen"/>
          <w:rFonts w:asciiTheme="minorBidi" w:hAnsiTheme="minorBidi"/>
        </w:rPr>
        <w:footnoteReference w:id="53"/>
      </w:r>
      <w:r>
        <w:rPr>
          <w:rFonts w:asciiTheme="minorBidi" w:hAnsiTheme="minorBidi"/>
        </w:rPr>
        <w:t xml:space="preserve"> </w:t>
      </w:r>
      <w:r w:rsidRPr="00C83535">
        <w:rPr>
          <w:rFonts w:asciiTheme="minorBidi" w:hAnsiTheme="minorBidi"/>
        </w:rPr>
        <w:t>Die Internalisierung</w:t>
      </w:r>
      <w:r w:rsidRPr="00195B19">
        <w:rPr>
          <w:rFonts w:asciiTheme="minorBidi" w:hAnsiTheme="minorBidi"/>
        </w:rPr>
        <w:t xml:space="preserve"> </w:t>
      </w:r>
      <w:r w:rsidRPr="00C83535">
        <w:rPr>
          <w:rFonts w:asciiTheme="minorBidi" w:hAnsiTheme="minorBidi"/>
        </w:rPr>
        <w:t>beschreibt den Prozess</w:t>
      </w:r>
      <w:r>
        <w:rPr>
          <w:rFonts w:asciiTheme="minorBidi" w:hAnsiTheme="minorBidi"/>
        </w:rPr>
        <w:t>,</w:t>
      </w:r>
      <w:r w:rsidRPr="00C83535">
        <w:rPr>
          <w:rFonts w:asciiTheme="minorBidi" w:hAnsiTheme="minorBidi"/>
        </w:rPr>
        <w:t xml:space="preserve"> bei </w:t>
      </w:r>
      <w:r w:rsidRPr="00195B19">
        <w:rPr>
          <w:rFonts w:asciiTheme="minorBidi" w:hAnsiTheme="minorBidi"/>
        </w:rPr>
        <w:t xml:space="preserve">dem ein Individuum  </w:t>
      </w:r>
      <w:proofErr w:type="spellStart"/>
      <w:r w:rsidRPr="00C83535">
        <w:t>extern</w:t>
      </w:r>
      <w:r>
        <w:t>al</w:t>
      </w:r>
      <w:r w:rsidRPr="00C83535">
        <w:t>e</w:t>
      </w:r>
      <w:proofErr w:type="spellEnd"/>
      <w:r w:rsidRPr="00C83535">
        <w:t xml:space="preserve"> Werte in die </w:t>
      </w:r>
      <w:r w:rsidRPr="00195B19">
        <w:t xml:space="preserve">eigene </w:t>
      </w:r>
      <w:r w:rsidRPr="00C83535">
        <w:t>Regulation</w:t>
      </w:r>
      <w:r w:rsidRPr="00195B19">
        <w:t xml:space="preserve"> übernimmt</w:t>
      </w:r>
      <w:r w:rsidRPr="00C83535">
        <w:rPr>
          <w:rFonts w:asciiTheme="minorBidi" w:hAnsiTheme="minorBidi"/>
        </w:rPr>
        <w:t>.</w:t>
      </w:r>
      <w:r w:rsidRPr="00C83535">
        <w:rPr>
          <w:rStyle w:val="Funotenzeichen"/>
          <w:rFonts w:asciiTheme="minorBidi" w:hAnsiTheme="minorBidi"/>
        </w:rPr>
        <w:footnoteReference w:id="54"/>
      </w:r>
      <w:r w:rsidRPr="00C83535">
        <w:rPr>
          <w:rFonts w:asciiTheme="minorBidi" w:hAnsiTheme="minorBidi"/>
        </w:rPr>
        <w:t xml:space="preserve"> Integration </w:t>
      </w:r>
      <w:r w:rsidRPr="00C83535">
        <w:t>ist der weiter</w:t>
      </w:r>
      <w:r w:rsidRPr="00195B19">
        <w:t>führende</w:t>
      </w:r>
      <w:r w:rsidRPr="00C83535">
        <w:t xml:space="preserve"> Prozess, der die internalisierten Werte </w:t>
      </w:r>
      <w:r w:rsidRPr="00195B19">
        <w:t>in das S</w:t>
      </w:r>
      <w:r w:rsidRPr="00C83535">
        <w:t>elbst eingliedert</w:t>
      </w:r>
      <w:r w:rsidRPr="00C83535">
        <w:rPr>
          <w:rFonts w:asciiTheme="minorBidi" w:hAnsiTheme="minorBidi"/>
        </w:rPr>
        <w:t>.</w:t>
      </w:r>
      <w:r>
        <w:rPr>
          <w:rStyle w:val="Funotenzeichen"/>
          <w:rFonts w:asciiTheme="minorBidi" w:hAnsiTheme="minorBidi"/>
        </w:rPr>
        <w:footnoteReference w:id="55"/>
      </w:r>
      <w:r>
        <w:t xml:space="preserve"> Die verschiedenen Formen der extrinsischen Motivation unterscheiden sich dabei im Grad der wahrgenommenen Autonomie sowie Selbstbestimmung und </w:t>
      </w:r>
      <w:r w:rsidRPr="00084FA3">
        <w:t>verstehen die Übernahme von Werten als einen vierstufigen Prozess der Internalisierung und Integration</w:t>
      </w:r>
      <w:r>
        <w:t>, mit dem Ziel, Werte und Einstellungen von außen zu übernehmen und sie in sein eigenes Wertesystem zu integrieren:</w:t>
      </w:r>
      <w:r>
        <w:rPr>
          <w:rStyle w:val="Funotenzeichen"/>
          <w:rFonts w:asciiTheme="minorBidi" w:hAnsiTheme="minorBidi"/>
        </w:rPr>
        <w:footnoteReference w:id="56"/>
      </w:r>
    </w:p>
    <w:p w14:paraId="734F111B" w14:textId="77777777" w:rsidR="000C2DC2" w:rsidRPr="00195B19" w:rsidRDefault="000C2DC2" w:rsidP="000C2DC2">
      <w:pPr>
        <w:rPr>
          <w:rFonts w:asciiTheme="minorBidi" w:hAnsiTheme="minorBidi"/>
          <w:sz w:val="22"/>
        </w:rPr>
      </w:pPr>
      <w:r w:rsidRPr="000C2DC2">
        <w:rPr>
          <w:rFonts w:asciiTheme="minorBidi" w:hAnsiTheme="minorBidi"/>
          <w:bCs/>
        </w:rPr>
        <w:t>Integrierte Regulation</w:t>
      </w:r>
      <w:r>
        <w:rPr>
          <w:rFonts w:asciiTheme="minorBidi" w:hAnsiTheme="minorBidi"/>
        </w:rPr>
        <w:t xml:space="preserve"> als letzte und höchste Stufe entspricht der</w:t>
      </w:r>
      <w:r w:rsidRPr="000669A5">
        <w:rPr>
          <w:rFonts w:asciiTheme="minorBidi" w:hAnsiTheme="minorBidi"/>
        </w:rPr>
        <w:t xml:space="preserve"> extrinsischen Motivation mit dem höchsten Grad an Selbstbestimmung</w:t>
      </w:r>
      <w:r>
        <w:rPr>
          <w:rFonts w:asciiTheme="minorBidi" w:hAnsiTheme="minorBidi"/>
        </w:rPr>
        <w:t>. D</w:t>
      </w:r>
      <w:r w:rsidRPr="00195B19">
        <w:rPr>
          <w:rFonts w:asciiTheme="minorBidi" w:hAnsiTheme="minorBidi"/>
        </w:rPr>
        <w:t>ie Person</w:t>
      </w:r>
      <w:r w:rsidRPr="00681C39">
        <w:rPr>
          <w:rFonts w:asciiTheme="minorBidi" w:hAnsiTheme="minorBidi"/>
        </w:rPr>
        <w:t xml:space="preserve"> identifiziert sich </w:t>
      </w:r>
      <w:r w:rsidRPr="00195B19">
        <w:rPr>
          <w:rFonts w:asciiTheme="minorBidi" w:hAnsiTheme="minorBidi"/>
        </w:rPr>
        <w:t xml:space="preserve">nicht nur mit dem ursprünglich aufgezwungenen </w:t>
      </w:r>
      <w:r w:rsidRPr="00B55EB2">
        <w:rPr>
          <w:rFonts w:asciiTheme="minorBidi" w:hAnsiTheme="minorBidi"/>
        </w:rPr>
        <w:t>Ziel,</w:t>
      </w:r>
      <w:r w:rsidRPr="00D81B89">
        <w:rPr>
          <w:rFonts w:asciiTheme="minorBidi" w:hAnsiTheme="minorBidi"/>
        </w:rPr>
        <w:t xml:space="preserve"> sondern hat es auch</w:t>
      </w:r>
      <w:r>
        <w:rPr>
          <w:rFonts w:asciiTheme="minorBidi" w:hAnsiTheme="minorBidi"/>
        </w:rPr>
        <w:t xml:space="preserve"> fest </w:t>
      </w:r>
      <w:r w:rsidRPr="00681C39">
        <w:rPr>
          <w:rFonts w:asciiTheme="minorBidi" w:hAnsiTheme="minorBidi"/>
        </w:rPr>
        <w:t xml:space="preserve">in sein </w:t>
      </w:r>
      <w:r>
        <w:rPr>
          <w:rFonts w:asciiTheme="minorBidi" w:hAnsiTheme="minorBidi"/>
        </w:rPr>
        <w:t>Werte</w:t>
      </w:r>
      <w:r w:rsidRPr="00195B19">
        <w:rPr>
          <w:rFonts w:asciiTheme="minorBidi" w:hAnsiTheme="minorBidi"/>
        </w:rPr>
        <w:t>system eingebunden</w:t>
      </w:r>
      <w:r w:rsidRPr="00D81B89">
        <w:rPr>
          <w:rFonts w:asciiTheme="minorBidi" w:hAnsiTheme="minorBidi"/>
        </w:rPr>
        <w:t xml:space="preserve">. </w:t>
      </w:r>
      <w:r w:rsidRPr="00195B19">
        <w:rPr>
          <w:rFonts w:asciiTheme="minorBidi" w:hAnsiTheme="minorBidi"/>
        </w:rPr>
        <w:t>Da es vollständig interessensgeleitet ist, wird es als internal betrachtet.</w:t>
      </w:r>
      <w:r>
        <w:rPr>
          <w:rStyle w:val="Funotenzeichen"/>
          <w:rFonts w:asciiTheme="minorBidi" w:hAnsiTheme="minorBidi"/>
        </w:rPr>
        <w:footnoteReference w:id="57"/>
      </w:r>
      <w:r>
        <w:rPr>
          <w:rFonts w:asciiTheme="minorBidi" w:hAnsiTheme="minorBidi"/>
        </w:rPr>
        <w:t xml:space="preserve"> </w:t>
      </w:r>
      <w:r w:rsidRPr="00195B19">
        <w:rPr>
          <w:rFonts w:asciiTheme="minorBidi" w:hAnsiTheme="minorBidi"/>
        </w:rPr>
        <w:t xml:space="preserve">Über jede fortlaufende Internalisierungsstufe nähert sich insofern die extrinsische der intrinsischen Motivation, indem die Handlungsabsicht, also der Beweggrund </w:t>
      </w:r>
      <w:r>
        <w:rPr>
          <w:rFonts w:asciiTheme="minorBidi" w:hAnsiTheme="minorBidi"/>
        </w:rPr>
        <w:t xml:space="preserve">sich </w:t>
      </w:r>
      <w:r w:rsidRPr="00195B19">
        <w:rPr>
          <w:rFonts w:asciiTheme="minorBidi" w:hAnsiTheme="minorBidi"/>
        </w:rPr>
        <w:t xml:space="preserve">von </w:t>
      </w:r>
      <w:proofErr w:type="spellStart"/>
      <w:r w:rsidRPr="00195B19">
        <w:rPr>
          <w:rFonts w:asciiTheme="minorBidi" w:hAnsiTheme="minorBidi"/>
        </w:rPr>
        <w:t>external</w:t>
      </w:r>
      <w:proofErr w:type="spellEnd"/>
      <w:r w:rsidRPr="00195B19">
        <w:rPr>
          <w:rFonts w:asciiTheme="minorBidi" w:hAnsiTheme="minorBidi"/>
        </w:rPr>
        <w:t xml:space="preserve"> hin zu internal entwickelt.</w:t>
      </w:r>
      <w:r w:rsidRPr="00647EA5">
        <w:rPr>
          <w:rStyle w:val="Funotenzeichen"/>
          <w:rFonts w:asciiTheme="minorBidi" w:hAnsiTheme="minorBidi"/>
        </w:rPr>
        <w:t xml:space="preserve"> </w:t>
      </w:r>
      <w:r>
        <w:rPr>
          <w:rStyle w:val="Funotenzeichen"/>
          <w:rFonts w:asciiTheme="minorBidi" w:hAnsiTheme="minorBidi"/>
        </w:rPr>
        <w:footnoteReference w:id="58"/>
      </w:r>
      <w:r w:rsidRPr="00195B19">
        <w:rPr>
          <w:rFonts w:asciiTheme="minorBidi" w:hAnsiTheme="minorBidi"/>
        </w:rPr>
        <w:t xml:space="preserve"> Abbildung 2 stellt nochmals zusammenfassend einen Gesamtüberblick des Motivationskontinuums dar.</w:t>
      </w:r>
    </w:p>
    <w:p w14:paraId="3B502D3F" w14:textId="77777777" w:rsidR="000C2DC2" w:rsidRDefault="000C2DC2" w:rsidP="000C2DC2">
      <w:pPr>
        <w:jc w:val="center"/>
        <w:rPr>
          <w:rFonts w:asciiTheme="minorBidi" w:hAnsiTheme="minorBidi"/>
        </w:rPr>
      </w:pPr>
      <w:r>
        <w:rPr>
          <w:rFonts w:cs="Arial"/>
          <w:noProof/>
          <w:lang w:val="de-CH" w:eastAsia="de-CH"/>
        </w:rPr>
        <w:lastRenderedPageBreak/>
        <mc:AlternateContent>
          <mc:Choice Requires="wps">
            <w:drawing>
              <wp:anchor distT="0" distB="0" distL="114300" distR="114300" simplePos="0" relativeHeight="251661312" behindDoc="0" locked="0" layoutInCell="1" allowOverlap="1" wp14:anchorId="289F4961" wp14:editId="01CEE862">
                <wp:simplePos x="0" y="0"/>
                <wp:positionH relativeFrom="column">
                  <wp:posOffset>4678045</wp:posOffset>
                </wp:positionH>
                <wp:positionV relativeFrom="paragraph">
                  <wp:posOffset>22225</wp:posOffset>
                </wp:positionV>
                <wp:extent cx="708660" cy="335280"/>
                <wp:effectExtent l="0" t="0" r="0" b="7620"/>
                <wp:wrapNone/>
                <wp:docPr id="10" name="Rechteck 10"/>
                <wp:cNvGraphicFramePr/>
                <a:graphic xmlns:a="http://schemas.openxmlformats.org/drawingml/2006/main">
                  <a:graphicData uri="http://schemas.microsoft.com/office/word/2010/wordprocessingShape">
                    <wps:wsp>
                      <wps:cNvSpPr/>
                      <wps:spPr>
                        <a:xfrm>
                          <a:off x="0" y="0"/>
                          <a:ext cx="708660" cy="335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C44BA" id="Rechteck 10" o:spid="_x0000_s1026" style="position:absolute;margin-left:368.35pt;margin-top:1.75pt;width:55.8pt;height:2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" fillcolor="white [3212]" stroked="f" strokeweight="1pt"/>
            </w:pict>
          </mc:Fallback>
        </mc:AlternateContent>
      </w:r>
      <w:r w:rsidRPr="00D95863">
        <w:rPr>
          <w:rFonts w:cs="Arial"/>
          <w:noProof/>
          <w:lang w:val="de-CH" w:eastAsia="de-CH"/>
        </w:rPr>
        <w:drawing>
          <wp:inline distT="0" distB="0" distL="0" distR="0" wp14:anchorId="79B5986B" wp14:editId="46A53024">
            <wp:extent cx="5394960" cy="3515995"/>
            <wp:effectExtent l="19050" t="19050" r="15240" b="27305"/>
            <wp:docPr id="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06" t="1386" r="2613" b="7244"/>
                    <a:stretch/>
                  </pic:blipFill>
                  <pic:spPr bwMode="auto">
                    <a:xfrm>
                      <a:off x="0" y="0"/>
                      <a:ext cx="5396758" cy="35171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E4AE38" w14:textId="77777777" w:rsidR="000C2DC2" w:rsidRPr="00900899" w:rsidRDefault="000C2DC2" w:rsidP="000C2DC2">
      <w:pPr>
        <w:pStyle w:val="Beschriftung"/>
      </w:pPr>
      <w:bookmarkStart w:id="30" w:name="_Toc76333287"/>
      <w:r w:rsidRPr="000C2DC2">
        <w:t xml:space="preserve">Abbildung </w:t>
      </w:r>
      <w:r w:rsidR="00D94DC2">
        <w:fldChar w:fldCharType="begin"/>
      </w:r>
      <w:r w:rsidR="00D94DC2">
        <w:instrText xml:space="preserve"> SEQ Abbildung \* ARABIC </w:instrText>
      </w:r>
      <w:r w:rsidR="00D94DC2">
        <w:fldChar w:fldCharType="separate"/>
      </w:r>
      <w:r w:rsidRPr="000C2DC2">
        <w:rPr>
          <w:noProof/>
        </w:rPr>
        <w:t>2</w:t>
      </w:r>
      <w:r w:rsidR="00D94DC2">
        <w:rPr>
          <w:noProof/>
        </w:rPr>
        <w:fldChar w:fldCharType="end"/>
      </w:r>
      <w:r w:rsidRPr="000C2DC2">
        <w:t>:</w:t>
      </w:r>
      <w:r w:rsidRPr="00900899">
        <w:t xml:space="preserve"> </w:t>
      </w:r>
      <w:bookmarkEnd w:id="30"/>
      <w:r w:rsidRPr="00B80BB7">
        <w:t>Eine Taxonomie der menschlichen Motivation</w:t>
      </w:r>
      <w:r>
        <w:t>,</w:t>
      </w:r>
      <w:r w:rsidRPr="00B80BB7">
        <w:t xml:space="preserve"> </w:t>
      </w:r>
      <w:r>
        <w:t>i</w:t>
      </w:r>
      <w:r w:rsidRPr="00B80BB7">
        <w:t>ntrinsische und extrinsische Motivation</w:t>
      </w:r>
    </w:p>
    <w:p w14:paraId="18FC5624" w14:textId="5F3DD481" w:rsidR="000C2DC2" w:rsidRDefault="000C2DC2" w:rsidP="000C2DC2">
      <w:pPr>
        <w:rPr>
          <w:rFonts w:asciiTheme="minorBidi" w:hAnsiTheme="minorBidi"/>
          <w:bCs/>
          <w:sz w:val="20"/>
          <w:szCs w:val="20"/>
        </w:rPr>
      </w:pPr>
      <w:r w:rsidRPr="000C2DC2">
        <w:rPr>
          <w:rFonts w:asciiTheme="minorBidi" w:hAnsiTheme="minorBidi"/>
          <w:bCs/>
          <w:sz w:val="20"/>
          <w:szCs w:val="20"/>
          <w:lang w:val="en-GB"/>
        </w:rPr>
        <w:t xml:space="preserve">Quelle: </w:t>
      </w:r>
      <w:r w:rsidRPr="000F4D14">
        <w:rPr>
          <w:rFonts w:asciiTheme="minorBidi" w:hAnsiTheme="minorBidi"/>
          <w:bCs/>
          <w:sz w:val="20"/>
          <w:szCs w:val="20"/>
          <w:lang w:val="en-GB"/>
        </w:rPr>
        <w:t xml:space="preserve">Taxonomy of human motivation. Reprinted from " Intrinsic and Extrinsic Motivations: Classic Definitions and New Directions, " by M. Ryan and E. Deci, 2000, </w:t>
      </w:r>
    </w:p>
    <w:p w14:paraId="2381549C" w14:textId="77777777" w:rsidR="000C2DC2" w:rsidRDefault="000C2DC2" w:rsidP="000C2DC2">
      <w:pPr>
        <w:rPr>
          <w:rFonts w:asciiTheme="minorBidi" w:hAnsiTheme="minorBidi"/>
          <w:bCs/>
          <w:sz w:val="20"/>
          <w:szCs w:val="20"/>
        </w:rPr>
      </w:pPr>
    </w:p>
    <w:p w14:paraId="33979A9F" w14:textId="77777777" w:rsidR="000C2DC2" w:rsidRPr="00BB5486" w:rsidRDefault="000C2DC2" w:rsidP="000C2DC2">
      <w:pPr>
        <w:pStyle w:val="berschrift3"/>
        <w:rPr>
          <w:rFonts w:asciiTheme="minorBidi" w:hAnsiTheme="minorBidi"/>
        </w:rPr>
      </w:pPr>
      <w:bookmarkStart w:id="31" w:name="_Toc77703310"/>
      <w:r w:rsidRPr="00AA59B9">
        <w:rPr>
          <w:rFonts w:asciiTheme="minorBidi" w:hAnsiTheme="minorBidi" w:cstheme="minorBidi"/>
        </w:rPr>
        <w:t>Motivation</w:t>
      </w:r>
      <w:r w:rsidRPr="00BB5486">
        <w:rPr>
          <w:rFonts w:asciiTheme="minorBidi" w:hAnsiTheme="minorBidi"/>
        </w:rPr>
        <w:t xml:space="preserve"> im </w:t>
      </w:r>
      <w:r>
        <w:rPr>
          <w:rFonts w:asciiTheme="minorBidi" w:hAnsiTheme="minorBidi"/>
        </w:rPr>
        <w:t xml:space="preserve">Kontext des </w:t>
      </w:r>
      <w:r w:rsidRPr="00BB5486">
        <w:rPr>
          <w:rFonts w:asciiTheme="minorBidi" w:hAnsiTheme="minorBidi"/>
        </w:rPr>
        <w:t>Crowdfunding</w:t>
      </w:r>
      <w:r>
        <w:rPr>
          <w:rFonts w:asciiTheme="minorBidi" w:hAnsiTheme="minorBidi"/>
        </w:rPr>
        <w:t>s</w:t>
      </w:r>
      <w:bookmarkEnd w:id="31"/>
      <w:r w:rsidRPr="00BB5486">
        <w:rPr>
          <w:rFonts w:asciiTheme="minorBidi" w:hAnsiTheme="minorBidi"/>
        </w:rPr>
        <w:t xml:space="preserve"> </w:t>
      </w:r>
    </w:p>
    <w:p w14:paraId="5A139735" w14:textId="77777777" w:rsidR="000C2DC2" w:rsidRDefault="000C2DC2" w:rsidP="000C2DC2">
      <w:pPr>
        <w:rPr>
          <w:rFonts w:asciiTheme="minorBidi" w:hAnsiTheme="minorBidi"/>
        </w:rPr>
      </w:pPr>
      <w:r w:rsidRPr="0017111C">
        <w:rPr>
          <w:rFonts w:asciiTheme="minorBidi" w:hAnsiTheme="minorBidi"/>
        </w:rPr>
        <w:t xml:space="preserve">Nachdem die theoretischen Grundlagen </w:t>
      </w:r>
      <w:r>
        <w:rPr>
          <w:rFonts w:asciiTheme="minorBidi" w:hAnsiTheme="minorBidi"/>
        </w:rPr>
        <w:t xml:space="preserve">zur menschlichen Motivation </w:t>
      </w:r>
      <w:r w:rsidRPr="0017111C">
        <w:rPr>
          <w:rFonts w:asciiTheme="minorBidi" w:hAnsiTheme="minorBidi"/>
        </w:rPr>
        <w:t xml:space="preserve">gelegt wurden, </w:t>
      </w:r>
      <w:r>
        <w:rPr>
          <w:rFonts w:asciiTheme="minorBidi" w:hAnsiTheme="minorBidi"/>
        </w:rPr>
        <w:t>erfolgt</w:t>
      </w:r>
      <w:r w:rsidRPr="0017111C">
        <w:rPr>
          <w:rFonts w:asciiTheme="minorBidi" w:hAnsiTheme="minorBidi"/>
        </w:rPr>
        <w:t xml:space="preserve"> in diesem Abschnitt </w:t>
      </w:r>
      <w:r>
        <w:rPr>
          <w:rFonts w:asciiTheme="minorBidi" w:hAnsiTheme="minorBidi"/>
        </w:rPr>
        <w:t xml:space="preserve">nun </w:t>
      </w:r>
      <w:r w:rsidRPr="0017111C">
        <w:rPr>
          <w:rFonts w:asciiTheme="minorBidi" w:hAnsiTheme="minorBidi"/>
        </w:rPr>
        <w:t xml:space="preserve">der Transfer zum </w:t>
      </w:r>
      <w:r>
        <w:rPr>
          <w:rFonts w:asciiTheme="minorBidi" w:hAnsiTheme="minorBidi"/>
        </w:rPr>
        <w:t>Crowdfunding</w:t>
      </w:r>
      <w:r w:rsidRPr="0017111C">
        <w:rPr>
          <w:rFonts w:asciiTheme="minorBidi" w:hAnsiTheme="minorBidi"/>
        </w:rPr>
        <w:t>.</w:t>
      </w:r>
      <w:r>
        <w:rPr>
          <w:rFonts w:asciiTheme="minorBidi" w:hAnsiTheme="minorBidi"/>
        </w:rPr>
        <w:t xml:space="preserve"> Da die Selbstbestimmungstheorie für zahlreiche andere Anwendungsgebiete herangezogen wird, eignet sie sich ebenfalls dafür, den Zusammenhang zwischen Motivation und Unterstützung auf SBC Plattformen zu erklären. Greift man auf die Definition von Motivation der Selbstbestimmungstheorie zurück, so wird </w:t>
      </w:r>
      <w:r w:rsidRPr="00F83A8F">
        <w:rPr>
          <w:rFonts w:asciiTheme="minorBidi" w:hAnsiTheme="minorBidi"/>
        </w:rPr>
        <w:t xml:space="preserve">die Entscheidung einer Person, eine Crowdfunding Kampagne zu </w:t>
      </w:r>
      <w:r w:rsidRPr="00C12FFA">
        <w:rPr>
          <w:rFonts w:asciiTheme="minorBidi" w:hAnsiTheme="minorBidi"/>
        </w:rPr>
        <w:t>unterstützen</w:t>
      </w:r>
      <w:r>
        <w:rPr>
          <w:rFonts w:asciiTheme="minorBidi" w:hAnsiTheme="minorBidi"/>
        </w:rPr>
        <w:t>,</w:t>
      </w:r>
      <w:r w:rsidRPr="00C12FFA">
        <w:rPr>
          <w:rFonts w:asciiTheme="minorBidi" w:hAnsiTheme="minorBidi"/>
        </w:rPr>
        <w:t xml:space="preserve"> von</w:t>
      </w:r>
      <w:r w:rsidRPr="00F83A8F">
        <w:rPr>
          <w:rFonts w:asciiTheme="minorBidi" w:hAnsiTheme="minorBidi"/>
        </w:rPr>
        <w:t xml:space="preserve"> intrinsischen</w:t>
      </w:r>
      <w:r>
        <w:rPr>
          <w:rFonts w:asciiTheme="minorBidi" w:hAnsiTheme="minorBidi"/>
        </w:rPr>
        <w:t xml:space="preserve"> und </w:t>
      </w:r>
      <w:r w:rsidRPr="00F83A8F">
        <w:rPr>
          <w:rFonts w:asciiTheme="minorBidi" w:hAnsiTheme="minorBidi"/>
        </w:rPr>
        <w:t xml:space="preserve">extrinsischen Faktoren </w:t>
      </w:r>
      <w:r>
        <w:rPr>
          <w:rFonts w:asciiTheme="minorBidi" w:hAnsiTheme="minorBidi"/>
        </w:rPr>
        <w:t>geleitet</w:t>
      </w:r>
      <w:r w:rsidRPr="00F83A8F">
        <w:rPr>
          <w:rFonts w:asciiTheme="minorBidi" w:hAnsiTheme="minorBidi"/>
        </w:rPr>
        <w:t>.</w:t>
      </w:r>
      <w:r w:rsidRPr="00F83A8F">
        <w:rPr>
          <w:rStyle w:val="Funotenzeichen"/>
          <w:rFonts w:asciiTheme="minorBidi" w:hAnsiTheme="minorBidi"/>
        </w:rPr>
        <w:footnoteReference w:id="59"/>
      </w:r>
      <w:r>
        <w:rPr>
          <w:rFonts w:asciiTheme="minorBidi" w:hAnsiTheme="minorBidi"/>
        </w:rPr>
        <w:t xml:space="preserve"> </w:t>
      </w:r>
      <w:r w:rsidRPr="00BB5486">
        <w:rPr>
          <w:rFonts w:asciiTheme="minorBidi" w:hAnsiTheme="minorBidi"/>
        </w:rPr>
        <w:t xml:space="preserve">Bagheri </w:t>
      </w:r>
      <w:r>
        <w:rPr>
          <w:rFonts w:asciiTheme="minorBidi" w:hAnsiTheme="minorBidi"/>
        </w:rPr>
        <w:t xml:space="preserve">vermittelt </w:t>
      </w:r>
      <w:r w:rsidRPr="00BB5486">
        <w:rPr>
          <w:rFonts w:asciiTheme="minorBidi" w:hAnsiTheme="minorBidi"/>
        </w:rPr>
        <w:t xml:space="preserve">in seiner Publikation einen </w:t>
      </w:r>
      <w:r>
        <w:rPr>
          <w:rFonts w:asciiTheme="minorBidi" w:hAnsiTheme="minorBidi"/>
        </w:rPr>
        <w:t>umfassenden</w:t>
      </w:r>
      <w:r w:rsidRPr="00BB5486">
        <w:rPr>
          <w:rFonts w:asciiTheme="minorBidi" w:hAnsiTheme="minorBidi"/>
        </w:rPr>
        <w:t xml:space="preserve"> Überblick </w:t>
      </w:r>
      <w:r>
        <w:rPr>
          <w:rFonts w:asciiTheme="minorBidi" w:hAnsiTheme="minorBidi"/>
        </w:rPr>
        <w:t xml:space="preserve">über die </w:t>
      </w:r>
      <w:r w:rsidRPr="00BB5486">
        <w:rPr>
          <w:rFonts w:asciiTheme="minorBidi" w:hAnsiTheme="minorBidi"/>
        </w:rPr>
        <w:t xml:space="preserve">bisherige Crowdfunding Literatur. </w:t>
      </w:r>
      <w:r>
        <w:rPr>
          <w:rFonts w:asciiTheme="minorBidi" w:hAnsiTheme="minorBidi"/>
        </w:rPr>
        <w:t>Er</w:t>
      </w:r>
      <w:r w:rsidRPr="00BB5486">
        <w:rPr>
          <w:rFonts w:asciiTheme="minorBidi" w:hAnsiTheme="minorBidi"/>
        </w:rPr>
        <w:t xml:space="preserve"> kommt hierbei </w:t>
      </w:r>
      <w:r>
        <w:rPr>
          <w:rFonts w:asciiTheme="minorBidi" w:hAnsiTheme="minorBidi"/>
        </w:rPr>
        <w:t>zum Entschluss</w:t>
      </w:r>
      <w:r w:rsidRPr="00BB5486">
        <w:rPr>
          <w:rFonts w:asciiTheme="minorBidi" w:hAnsiTheme="minorBidi"/>
        </w:rPr>
        <w:t xml:space="preserve">, dass das Verhalten der Unterstützer eine Kombination </w:t>
      </w:r>
      <w:r>
        <w:rPr>
          <w:rFonts w:asciiTheme="minorBidi" w:hAnsiTheme="minorBidi"/>
        </w:rPr>
        <w:t xml:space="preserve">aus </w:t>
      </w:r>
      <w:r w:rsidRPr="00BB5486">
        <w:rPr>
          <w:rFonts w:asciiTheme="minorBidi" w:hAnsiTheme="minorBidi"/>
        </w:rPr>
        <w:t>verschiedenen intrinsische</w:t>
      </w:r>
      <w:r>
        <w:rPr>
          <w:rFonts w:asciiTheme="minorBidi" w:hAnsiTheme="minorBidi"/>
        </w:rPr>
        <w:t>n</w:t>
      </w:r>
      <w:r w:rsidRPr="00BB5486">
        <w:rPr>
          <w:rFonts w:asciiTheme="minorBidi" w:hAnsiTheme="minorBidi"/>
        </w:rPr>
        <w:t xml:space="preserve"> und extrinsische</w:t>
      </w:r>
      <w:r>
        <w:rPr>
          <w:rFonts w:asciiTheme="minorBidi" w:hAnsiTheme="minorBidi"/>
        </w:rPr>
        <w:t>n</w:t>
      </w:r>
      <w:r w:rsidRPr="00BB5486">
        <w:rPr>
          <w:rFonts w:asciiTheme="minorBidi" w:hAnsiTheme="minorBidi"/>
        </w:rPr>
        <w:t xml:space="preserve"> Motive</w:t>
      </w:r>
      <w:r>
        <w:rPr>
          <w:rFonts w:asciiTheme="minorBidi" w:hAnsiTheme="minorBidi"/>
        </w:rPr>
        <w:t>n</w:t>
      </w:r>
      <w:r w:rsidRPr="00BB5486">
        <w:rPr>
          <w:rFonts w:asciiTheme="minorBidi" w:hAnsiTheme="minorBidi"/>
        </w:rPr>
        <w:t xml:space="preserve"> </w:t>
      </w:r>
      <w:r>
        <w:rPr>
          <w:rFonts w:asciiTheme="minorBidi" w:hAnsiTheme="minorBidi"/>
        </w:rPr>
        <w:t>darstellt</w:t>
      </w:r>
      <w:r w:rsidRPr="00BB5486">
        <w:rPr>
          <w:rFonts w:asciiTheme="minorBidi" w:hAnsiTheme="minorBidi"/>
        </w:rPr>
        <w:t>.</w:t>
      </w:r>
      <w:r>
        <w:rPr>
          <w:rStyle w:val="Funotenzeichen"/>
          <w:rFonts w:asciiTheme="minorBidi" w:hAnsiTheme="minorBidi"/>
        </w:rPr>
        <w:footnoteReference w:id="60"/>
      </w:r>
      <w:r>
        <w:rPr>
          <w:rFonts w:asciiTheme="minorBidi" w:hAnsiTheme="minorBidi"/>
        </w:rPr>
        <w:t xml:space="preserve"> </w:t>
      </w:r>
      <w:r w:rsidRPr="00BB5486">
        <w:rPr>
          <w:rFonts w:asciiTheme="minorBidi" w:hAnsiTheme="minorBidi"/>
        </w:rPr>
        <w:t xml:space="preserve">Allison </w:t>
      </w:r>
      <w:r>
        <w:rPr>
          <w:rFonts w:asciiTheme="minorBidi" w:hAnsiTheme="minorBidi"/>
        </w:rPr>
        <w:t>bestätigt</w:t>
      </w:r>
      <w:r w:rsidRPr="00BB5486">
        <w:rPr>
          <w:rFonts w:asciiTheme="minorBidi" w:hAnsiTheme="minorBidi"/>
        </w:rPr>
        <w:t xml:space="preserve"> </w:t>
      </w:r>
      <w:r>
        <w:rPr>
          <w:rFonts w:asciiTheme="minorBidi" w:hAnsiTheme="minorBidi"/>
        </w:rPr>
        <w:t>ebenfalls</w:t>
      </w:r>
      <w:r w:rsidRPr="00BB5486">
        <w:rPr>
          <w:rFonts w:asciiTheme="minorBidi" w:hAnsiTheme="minorBidi"/>
        </w:rPr>
        <w:t>, dass potenzielle Unterstützer sowohl intrinsische Bedürfnisse</w:t>
      </w:r>
      <w:r>
        <w:rPr>
          <w:rFonts w:asciiTheme="minorBidi" w:hAnsiTheme="minorBidi"/>
        </w:rPr>
        <w:t>,</w:t>
      </w:r>
      <w:r w:rsidRPr="00BB5486">
        <w:rPr>
          <w:rFonts w:asciiTheme="minorBidi" w:hAnsiTheme="minorBidi"/>
        </w:rPr>
        <w:t xml:space="preserve"> wie </w:t>
      </w:r>
      <w:r>
        <w:rPr>
          <w:rFonts w:asciiTheme="minorBidi" w:hAnsiTheme="minorBidi"/>
        </w:rPr>
        <w:t xml:space="preserve">zum Beispiel </w:t>
      </w:r>
      <w:r w:rsidRPr="00BB5486">
        <w:rPr>
          <w:rFonts w:asciiTheme="minorBidi" w:hAnsiTheme="minorBidi"/>
        </w:rPr>
        <w:t xml:space="preserve">anderen zu helfen, als auch </w:t>
      </w:r>
      <w:r w:rsidRPr="00BB5486">
        <w:rPr>
          <w:rFonts w:asciiTheme="minorBidi" w:hAnsiTheme="minorBidi"/>
        </w:rPr>
        <w:lastRenderedPageBreak/>
        <w:t xml:space="preserve">extrinsische Bedürfnisse, wie </w:t>
      </w:r>
      <w:r>
        <w:rPr>
          <w:rFonts w:asciiTheme="minorBidi" w:hAnsiTheme="minorBidi"/>
        </w:rPr>
        <w:t xml:space="preserve">beispielsweise </w:t>
      </w:r>
      <w:r w:rsidRPr="00BB5486">
        <w:rPr>
          <w:rFonts w:asciiTheme="minorBidi" w:hAnsiTheme="minorBidi"/>
        </w:rPr>
        <w:t xml:space="preserve">Belohnungen, </w:t>
      </w:r>
      <w:r>
        <w:rPr>
          <w:rFonts w:asciiTheme="minorBidi" w:hAnsiTheme="minorBidi"/>
        </w:rPr>
        <w:t xml:space="preserve">bei Ihrer Entscheidung </w:t>
      </w:r>
      <w:r w:rsidRPr="00BB5486">
        <w:rPr>
          <w:rFonts w:asciiTheme="minorBidi" w:hAnsiTheme="minorBidi"/>
        </w:rPr>
        <w:t>berücksichtigen.</w:t>
      </w:r>
      <w:r>
        <w:rPr>
          <w:rStyle w:val="Funotenzeichen"/>
          <w:rFonts w:asciiTheme="minorBidi" w:hAnsiTheme="minorBidi"/>
        </w:rPr>
        <w:footnoteReference w:id="61"/>
      </w:r>
      <w:r>
        <w:rPr>
          <w:rFonts w:asciiTheme="minorBidi" w:hAnsiTheme="minorBidi"/>
        </w:rPr>
        <w:t xml:space="preserve"> In diesem Zusammenhang ist zu erwähnen</w:t>
      </w:r>
      <w:r w:rsidRPr="00BB5486">
        <w:rPr>
          <w:rFonts w:asciiTheme="minorBidi" w:hAnsiTheme="minorBidi"/>
        </w:rPr>
        <w:t xml:space="preserve">, dass Belohnungen </w:t>
      </w:r>
      <w:r>
        <w:rPr>
          <w:rFonts w:asciiTheme="minorBidi" w:hAnsiTheme="minorBidi"/>
        </w:rPr>
        <w:t>nach der</w:t>
      </w:r>
      <w:r w:rsidRPr="00BB5486">
        <w:rPr>
          <w:rFonts w:asciiTheme="minorBidi" w:hAnsiTheme="minorBidi"/>
        </w:rPr>
        <w:t xml:space="preserve"> CET einen kontrollierenden</w:t>
      </w:r>
      <w:r>
        <w:rPr>
          <w:rFonts w:asciiTheme="minorBidi" w:hAnsiTheme="minorBidi"/>
        </w:rPr>
        <w:t>,</w:t>
      </w:r>
      <w:r w:rsidRPr="00BB5486">
        <w:rPr>
          <w:rFonts w:asciiTheme="minorBidi" w:hAnsiTheme="minorBidi"/>
        </w:rPr>
        <w:t xml:space="preserve"> </w:t>
      </w:r>
      <w:r>
        <w:rPr>
          <w:rFonts w:asciiTheme="minorBidi" w:hAnsiTheme="minorBidi"/>
        </w:rPr>
        <w:t>aber</w:t>
      </w:r>
      <w:r w:rsidRPr="00BB5486">
        <w:rPr>
          <w:rFonts w:asciiTheme="minorBidi" w:hAnsiTheme="minorBidi"/>
        </w:rPr>
        <w:t xml:space="preserve"> auch informativen Aspekt haben</w:t>
      </w:r>
      <w:r>
        <w:rPr>
          <w:rFonts w:asciiTheme="minorBidi" w:hAnsiTheme="minorBidi"/>
        </w:rPr>
        <w:t xml:space="preserve">, die sich auf die </w:t>
      </w:r>
      <w:r w:rsidRPr="00BA1F67">
        <w:rPr>
          <w:rFonts w:asciiTheme="minorBidi" w:hAnsiTheme="minorBidi"/>
        </w:rPr>
        <w:t>intrinsische Motivation auswirken</w:t>
      </w:r>
      <w:r>
        <w:rPr>
          <w:rFonts w:asciiTheme="minorBidi" w:hAnsiTheme="minorBidi"/>
        </w:rPr>
        <w:t xml:space="preserve"> können</w:t>
      </w:r>
      <w:r w:rsidRPr="00BB5486">
        <w:rPr>
          <w:rFonts w:asciiTheme="minorBidi" w:hAnsiTheme="minorBidi"/>
        </w:rPr>
        <w:t xml:space="preserve">. </w:t>
      </w:r>
      <w:r>
        <w:rPr>
          <w:rFonts w:asciiTheme="minorBidi" w:hAnsiTheme="minorBidi"/>
        </w:rPr>
        <w:t>Überwiegt</w:t>
      </w:r>
      <w:r w:rsidRPr="00BB5486">
        <w:rPr>
          <w:rFonts w:asciiTheme="minorBidi" w:hAnsiTheme="minorBidi"/>
        </w:rPr>
        <w:t xml:space="preserve"> die Ausprägung des Informativen</w:t>
      </w:r>
      <w:r>
        <w:rPr>
          <w:rFonts w:asciiTheme="minorBidi" w:hAnsiTheme="minorBidi"/>
        </w:rPr>
        <w:t>, also Belohnungen in Form von Feedback oder Lob,</w:t>
      </w:r>
      <w:r w:rsidRPr="00BB5486">
        <w:rPr>
          <w:rFonts w:asciiTheme="minorBidi" w:hAnsiTheme="minorBidi"/>
        </w:rPr>
        <w:t xml:space="preserve"> wird das Gefühl von Kompetenz und Selbstbestimmung </w:t>
      </w:r>
      <w:r>
        <w:rPr>
          <w:rFonts w:asciiTheme="minorBidi" w:hAnsiTheme="minorBidi"/>
        </w:rPr>
        <w:t xml:space="preserve">infolge </w:t>
      </w:r>
      <w:r w:rsidRPr="00BB5486">
        <w:rPr>
          <w:rFonts w:asciiTheme="minorBidi" w:hAnsiTheme="minorBidi"/>
        </w:rPr>
        <w:t>ihres hohen Informationsgehaltes ausgelöst.</w:t>
      </w:r>
      <w:r>
        <w:rPr>
          <w:rStyle w:val="Funotenzeichen"/>
          <w:rFonts w:asciiTheme="minorBidi" w:hAnsiTheme="minorBidi"/>
        </w:rPr>
        <w:footnoteReference w:id="62"/>
      </w:r>
      <w:r w:rsidRPr="00BB5486">
        <w:rPr>
          <w:rFonts w:asciiTheme="minorBidi" w:hAnsiTheme="minorBidi"/>
        </w:rPr>
        <w:t xml:space="preserve"> </w:t>
      </w:r>
      <w:proofErr w:type="gramStart"/>
      <w:r>
        <w:rPr>
          <w:rFonts w:asciiTheme="minorBidi" w:hAnsiTheme="minorBidi"/>
        </w:rPr>
        <w:t>Dominiert</w:t>
      </w:r>
      <w:proofErr w:type="gramEnd"/>
      <w:r>
        <w:rPr>
          <w:rFonts w:asciiTheme="minorBidi" w:hAnsiTheme="minorBidi"/>
        </w:rPr>
        <w:t xml:space="preserve"> hingegen</w:t>
      </w:r>
      <w:r w:rsidRPr="00BB5486">
        <w:rPr>
          <w:rFonts w:asciiTheme="minorBidi" w:hAnsiTheme="minorBidi"/>
        </w:rPr>
        <w:t xml:space="preserve"> der kontrollierende Aspekt</w:t>
      </w:r>
      <w:r>
        <w:rPr>
          <w:rFonts w:asciiTheme="minorBidi" w:hAnsiTheme="minorBidi"/>
        </w:rPr>
        <w:t>,</w:t>
      </w:r>
      <w:r w:rsidRPr="00BB5486">
        <w:rPr>
          <w:rFonts w:asciiTheme="minorBidi" w:hAnsiTheme="minorBidi"/>
        </w:rPr>
        <w:t xml:space="preserve"> treten diese </w:t>
      </w:r>
      <w:r>
        <w:rPr>
          <w:rFonts w:asciiTheme="minorBidi" w:hAnsiTheme="minorBidi"/>
        </w:rPr>
        <w:t xml:space="preserve">beiden </w:t>
      </w:r>
      <w:r w:rsidRPr="00BB5486">
        <w:rPr>
          <w:rFonts w:asciiTheme="minorBidi" w:hAnsiTheme="minorBidi"/>
        </w:rPr>
        <w:t>Gefühle nicht auf</w:t>
      </w:r>
      <w:r>
        <w:rPr>
          <w:rFonts w:asciiTheme="minorBidi" w:hAnsiTheme="minorBidi"/>
        </w:rPr>
        <w:t>, da</w:t>
      </w:r>
      <w:r w:rsidRPr="00BB5486">
        <w:rPr>
          <w:rFonts w:asciiTheme="minorBidi" w:hAnsiTheme="minorBidi"/>
        </w:rPr>
        <w:t xml:space="preserve"> </w:t>
      </w:r>
      <w:r>
        <w:rPr>
          <w:rFonts w:asciiTheme="minorBidi" w:hAnsiTheme="minorBidi"/>
        </w:rPr>
        <w:t xml:space="preserve">eine </w:t>
      </w:r>
      <w:r w:rsidRPr="00BB5486">
        <w:rPr>
          <w:rFonts w:asciiTheme="minorBidi" w:hAnsiTheme="minorBidi"/>
        </w:rPr>
        <w:t>monetäre Belohnung</w:t>
      </w:r>
      <w:r>
        <w:rPr>
          <w:rFonts w:asciiTheme="minorBidi" w:hAnsiTheme="minorBidi"/>
        </w:rPr>
        <w:t xml:space="preserve"> dahintersteht</w:t>
      </w:r>
      <w:r>
        <w:t>.</w:t>
      </w:r>
      <w:r>
        <w:rPr>
          <w:rStyle w:val="Funotenzeichen"/>
          <w:rFonts w:asciiTheme="minorBidi" w:hAnsiTheme="minorBidi"/>
        </w:rPr>
        <w:footnoteReference w:id="63"/>
      </w:r>
    </w:p>
    <w:p w14:paraId="3C9CB71A" w14:textId="77777777" w:rsidR="000C2DC2" w:rsidRPr="007741E9" w:rsidRDefault="000C2DC2" w:rsidP="000C2DC2">
      <w:pPr>
        <w:rPr>
          <w:rFonts w:asciiTheme="minorBidi" w:hAnsiTheme="minorBidi"/>
        </w:rPr>
      </w:pPr>
      <w:r w:rsidRPr="00221236">
        <w:rPr>
          <w:rFonts w:asciiTheme="minorBidi" w:hAnsiTheme="minorBidi"/>
        </w:rPr>
        <w:t xml:space="preserve">Im Hinblick auf die extrinsische Motivation </w:t>
      </w:r>
      <w:r>
        <w:rPr>
          <w:rFonts w:asciiTheme="minorBidi" w:hAnsiTheme="minorBidi"/>
        </w:rPr>
        <w:t xml:space="preserve">bestätigen empirische Befunde ebenfalls die Annahme über die </w:t>
      </w:r>
      <w:r w:rsidRPr="00F83A8F">
        <w:rPr>
          <w:rFonts w:asciiTheme="minorBidi" w:hAnsiTheme="minorBidi"/>
        </w:rPr>
        <w:t xml:space="preserve">vier verschiedenen Abstufungen extrinsischer Motivation, </w:t>
      </w:r>
      <w:r>
        <w:rPr>
          <w:rFonts w:asciiTheme="minorBidi" w:hAnsiTheme="minorBidi"/>
        </w:rPr>
        <w:t xml:space="preserve">die der Theorie der </w:t>
      </w:r>
      <w:r w:rsidRPr="00C662FC">
        <w:rPr>
          <w:rFonts w:asciiTheme="minorBidi" w:hAnsiTheme="minorBidi"/>
        </w:rPr>
        <w:t>organismischen Integration</w:t>
      </w:r>
      <w:r>
        <w:rPr>
          <w:rFonts w:asciiTheme="minorBidi" w:hAnsiTheme="minorBidi"/>
        </w:rPr>
        <w:t xml:space="preserve"> zugrunde liegt. </w:t>
      </w:r>
      <w:r w:rsidRPr="008B1774">
        <w:rPr>
          <w:rFonts w:asciiTheme="minorBidi" w:hAnsiTheme="minorBidi"/>
        </w:rPr>
        <w:t xml:space="preserve">Gerber und Hui </w:t>
      </w:r>
      <w:r>
        <w:rPr>
          <w:rFonts w:asciiTheme="minorBidi" w:hAnsiTheme="minorBidi"/>
        </w:rPr>
        <w:t>zeigen in Ihren Studien auf</w:t>
      </w:r>
      <w:r w:rsidRPr="008B1774">
        <w:rPr>
          <w:rFonts w:asciiTheme="minorBidi" w:hAnsiTheme="minorBidi"/>
        </w:rPr>
        <w:t>, dass das „Sammeln von Belohnungen“ für einige Unterstützer ein wichtiger Grund ist, um ein Projekt von Anfang an zu unterstützen</w:t>
      </w:r>
      <w:r>
        <w:rPr>
          <w:rFonts w:asciiTheme="minorBidi" w:hAnsiTheme="minorBidi"/>
        </w:rPr>
        <w:t>,</w:t>
      </w:r>
      <w:r w:rsidRPr="008B1774">
        <w:rPr>
          <w:rFonts w:asciiTheme="minorBidi" w:hAnsiTheme="minorBidi"/>
        </w:rPr>
        <w:t xml:space="preserve"> </w:t>
      </w:r>
      <w:r>
        <w:rPr>
          <w:rFonts w:asciiTheme="minorBidi" w:hAnsiTheme="minorBidi"/>
        </w:rPr>
        <w:t>wobei</w:t>
      </w:r>
      <w:r w:rsidRPr="008B1774">
        <w:rPr>
          <w:rFonts w:asciiTheme="minorBidi" w:hAnsiTheme="minorBidi"/>
        </w:rPr>
        <w:t xml:space="preserve"> die Prioritäten der Unterstützer stark </w:t>
      </w:r>
      <w:r>
        <w:rPr>
          <w:rFonts w:asciiTheme="minorBidi" w:hAnsiTheme="minorBidi"/>
        </w:rPr>
        <w:t xml:space="preserve">voneinander </w:t>
      </w:r>
      <w:r w:rsidRPr="008B1774">
        <w:rPr>
          <w:rFonts w:asciiTheme="minorBidi" w:hAnsiTheme="minorBidi"/>
        </w:rPr>
        <w:t>abweichen können.</w:t>
      </w:r>
      <w:r>
        <w:rPr>
          <w:rStyle w:val="Funotenzeichen"/>
          <w:rFonts w:asciiTheme="minorBidi" w:hAnsiTheme="minorBidi"/>
        </w:rPr>
        <w:footnoteReference w:id="64"/>
      </w:r>
      <w:r>
        <w:rPr>
          <w:rFonts w:asciiTheme="minorBidi" w:hAnsiTheme="minorBidi"/>
        </w:rPr>
        <w:t xml:space="preserve"> </w:t>
      </w:r>
      <w:r w:rsidRPr="008B1774">
        <w:rPr>
          <w:rFonts w:asciiTheme="minorBidi" w:hAnsiTheme="minorBidi"/>
        </w:rPr>
        <w:t xml:space="preserve">Laut </w:t>
      </w:r>
      <w:proofErr w:type="spellStart"/>
      <w:r w:rsidRPr="008B1774">
        <w:rPr>
          <w:rFonts w:asciiTheme="minorBidi" w:hAnsiTheme="minorBidi"/>
        </w:rPr>
        <w:t>Deci</w:t>
      </w:r>
      <w:proofErr w:type="spellEnd"/>
      <w:r w:rsidRPr="008B1774">
        <w:rPr>
          <w:rFonts w:asciiTheme="minorBidi" w:hAnsiTheme="minorBidi"/>
        </w:rPr>
        <w:t xml:space="preserve"> werden</w:t>
      </w:r>
      <w:r>
        <w:rPr>
          <w:rFonts w:asciiTheme="minorBidi" w:hAnsiTheme="minorBidi"/>
        </w:rPr>
        <w:t>,</w:t>
      </w:r>
      <w:r w:rsidRPr="008B1774">
        <w:rPr>
          <w:rFonts w:asciiTheme="minorBidi" w:hAnsiTheme="minorBidi"/>
        </w:rPr>
        <w:t xml:space="preserve"> um Menschen zu einem bestimmten Verhalten zu bewegen,</w:t>
      </w:r>
      <w:r>
        <w:rPr>
          <w:rStyle w:val="Funotenzeichen"/>
          <w:rFonts w:asciiTheme="minorBidi" w:hAnsiTheme="minorBidi"/>
        </w:rPr>
        <w:footnoteReference w:id="65"/>
      </w:r>
      <w:r w:rsidRPr="008B1774">
        <w:rPr>
          <w:rFonts w:asciiTheme="minorBidi" w:hAnsiTheme="minorBidi"/>
        </w:rPr>
        <w:t xml:space="preserve"> greifbare Belohnungen sowie materielle Gegenleistungen, z</w:t>
      </w:r>
      <w:r>
        <w:rPr>
          <w:rFonts w:asciiTheme="minorBidi" w:hAnsiTheme="minorBidi"/>
        </w:rPr>
        <w:t xml:space="preserve">.B. </w:t>
      </w:r>
      <w:r w:rsidRPr="008B1774">
        <w:rPr>
          <w:rFonts w:asciiTheme="minorBidi" w:hAnsiTheme="minorBidi"/>
        </w:rPr>
        <w:t>Gutscheine</w:t>
      </w:r>
      <w:r>
        <w:rPr>
          <w:rFonts w:asciiTheme="minorBidi" w:hAnsiTheme="minorBidi"/>
        </w:rPr>
        <w:t xml:space="preserve"> oder</w:t>
      </w:r>
      <w:r w:rsidRPr="008B1774">
        <w:rPr>
          <w:rFonts w:asciiTheme="minorBidi" w:hAnsiTheme="minorBidi"/>
        </w:rPr>
        <w:t xml:space="preserve"> symbolische Preise wie Trophäen</w:t>
      </w:r>
      <w:r>
        <w:rPr>
          <w:rFonts w:asciiTheme="minorBidi" w:hAnsiTheme="minorBidi"/>
        </w:rPr>
        <w:t xml:space="preserve"> genutzt</w:t>
      </w:r>
      <w:r w:rsidRPr="008B1774">
        <w:rPr>
          <w:rFonts w:asciiTheme="minorBidi" w:hAnsiTheme="minorBidi"/>
        </w:rPr>
        <w:t>.</w:t>
      </w:r>
      <w:r>
        <w:rPr>
          <w:rStyle w:val="Funotenzeichen"/>
          <w:rFonts w:asciiTheme="minorBidi" w:hAnsiTheme="minorBidi"/>
        </w:rPr>
        <w:footnoteReference w:id="66"/>
      </w:r>
      <w:r w:rsidRPr="008B1774">
        <w:rPr>
          <w:rFonts w:asciiTheme="minorBidi" w:hAnsiTheme="minorBidi"/>
        </w:rPr>
        <w:t xml:space="preserve"> </w:t>
      </w:r>
      <w:r>
        <w:rPr>
          <w:rFonts w:asciiTheme="minorBidi" w:hAnsiTheme="minorBidi"/>
        </w:rPr>
        <w:t>D</w:t>
      </w:r>
      <w:r w:rsidRPr="008B1774">
        <w:rPr>
          <w:rFonts w:asciiTheme="minorBidi" w:hAnsiTheme="minorBidi"/>
        </w:rPr>
        <w:t xml:space="preserve">iese Art der Belohnung </w:t>
      </w:r>
      <w:r>
        <w:rPr>
          <w:rFonts w:asciiTheme="minorBidi" w:hAnsiTheme="minorBidi"/>
        </w:rPr>
        <w:t xml:space="preserve">wird </w:t>
      </w:r>
      <w:r w:rsidRPr="008B1774">
        <w:rPr>
          <w:rFonts w:asciiTheme="minorBidi" w:hAnsiTheme="minorBidi"/>
        </w:rPr>
        <w:t>in vielen Fällen verwendet, um ein Verhalten auszulösen</w:t>
      </w:r>
      <w:r>
        <w:rPr>
          <w:rFonts w:asciiTheme="minorBidi" w:hAnsiTheme="minorBidi"/>
        </w:rPr>
        <w:t>, das</w:t>
      </w:r>
      <w:r w:rsidRPr="008B1774">
        <w:rPr>
          <w:rFonts w:asciiTheme="minorBidi" w:hAnsiTheme="minorBidi"/>
        </w:rPr>
        <w:t xml:space="preserve"> andernfalls nicht zustande kommen würde.</w:t>
      </w:r>
      <w:r>
        <w:rPr>
          <w:rFonts w:asciiTheme="minorBidi" w:hAnsiTheme="minorBidi"/>
        </w:rPr>
        <w:t xml:space="preserve"> </w:t>
      </w:r>
      <w:r w:rsidRPr="008B1774">
        <w:rPr>
          <w:rFonts w:asciiTheme="minorBidi" w:hAnsiTheme="minorBidi"/>
        </w:rPr>
        <w:t>Da Belohnungen für viele Su</w:t>
      </w:r>
      <w:r>
        <w:rPr>
          <w:rFonts w:asciiTheme="minorBidi" w:hAnsiTheme="minorBidi"/>
        </w:rPr>
        <w:t>bscriber</w:t>
      </w:r>
      <w:r w:rsidRPr="008B1774">
        <w:rPr>
          <w:rFonts w:asciiTheme="minorBidi" w:hAnsiTheme="minorBidi"/>
        </w:rPr>
        <w:t xml:space="preserve"> auf Plattformen von großer Bedeutung sind</w:t>
      </w:r>
      <w:r>
        <w:rPr>
          <w:rFonts w:asciiTheme="minorBidi" w:hAnsiTheme="minorBidi"/>
        </w:rPr>
        <w:t>,</w:t>
      </w:r>
      <w:r>
        <w:rPr>
          <w:rStyle w:val="Funotenzeichen"/>
          <w:rFonts w:asciiTheme="minorBidi" w:hAnsiTheme="minorBidi"/>
        </w:rPr>
        <w:footnoteReference w:id="67"/>
      </w:r>
      <w:r>
        <w:rPr>
          <w:rFonts w:asciiTheme="minorBidi" w:hAnsiTheme="minorBidi"/>
        </w:rPr>
        <w:t xml:space="preserve"> </w:t>
      </w:r>
      <w:r w:rsidRPr="008B1774">
        <w:rPr>
          <w:rFonts w:asciiTheme="minorBidi" w:hAnsiTheme="minorBidi"/>
        </w:rPr>
        <w:t xml:space="preserve">lässt </w:t>
      </w:r>
      <w:r>
        <w:rPr>
          <w:rFonts w:asciiTheme="minorBidi" w:hAnsiTheme="minorBidi"/>
        </w:rPr>
        <w:t>sich daraus schließen</w:t>
      </w:r>
      <w:r w:rsidRPr="008B1774">
        <w:rPr>
          <w:rFonts w:asciiTheme="minorBidi" w:hAnsiTheme="minorBidi"/>
        </w:rPr>
        <w:t xml:space="preserve">, dass es </w:t>
      </w:r>
      <w:r>
        <w:rPr>
          <w:rFonts w:asciiTheme="minorBidi" w:hAnsiTheme="minorBidi"/>
        </w:rPr>
        <w:t xml:space="preserve">verstärkt </w:t>
      </w:r>
      <w:r w:rsidRPr="008B1774">
        <w:rPr>
          <w:rFonts w:asciiTheme="minorBidi" w:hAnsiTheme="minorBidi"/>
        </w:rPr>
        <w:t xml:space="preserve">zu </w:t>
      </w:r>
      <w:proofErr w:type="spellStart"/>
      <w:r w:rsidRPr="00AF0921">
        <w:rPr>
          <w:rFonts w:asciiTheme="minorBidi" w:hAnsiTheme="minorBidi"/>
        </w:rPr>
        <w:t>externa</w:t>
      </w:r>
      <w:r>
        <w:rPr>
          <w:rFonts w:asciiTheme="minorBidi" w:hAnsiTheme="minorBidi"/>
        </w:rPr>
        <w:t>l</w:t>
      </w:r>
      <w:proofErr w:type="spellEnd"/>
      <w:r>
        <w:rPr>
          <w:rFonts w:asciiTheme="minorBidi" w:hAnsiTheme="minorBidi"/>
        </w:rPr>
        <w:t xml:space="preserve"> </w:t>
      </w:r>
      <w:r w:rsidRPr="008B1774">
        <w:rPr>
          <w:rFonts w:asciiTheme="minorBidi" w:hAnsiTheme="minorBidi"/>
        </w:rPr>
        <w:t>regulierten Verhaltensweisen kommt.</w:t>
      </w:r>
    </w:p>
    <w:p w14:paraId="63293B08" w14:textId="77777777" w:rsidR="000C2DC2" w:rsidRPr="007741E9" w:rsidRDefault="000C2DC2" w:rsidP="000C2DC2">
      <w:pPr>
        <w:pStyle w:val="berschrift4"/>
        <w:rPr>
          <w:rFonts w:asciiTheme="minorBidi" w:hAnsiTheme="minorBidi"/>
        </w:rPr>
      </w:pPr>
      <w:bookmarkStart w:id="33" w:name="_Toc77703311"/>
      <w:r w:rsidRPr="007741E9">
        <w:rPr>
          <w:rFonts w:asciiTheme="minorBidi" w:hAnsiTheme="minorBidi"/>
        </w:rPr>
        <w:t>Introjektion</w:t>
      </w:r>
      <w:bookmarkEnd w:id="33"/>
    </w:p>
    <w:p w14:paraId="3FCA92E6" w14:textId="77777777" w:rsidR="000C2DC2" w:rsidRPr="007741E9" w:rsidRDefault="000C2DC2" w:rsidP="000C2DC2">
      <w:pPr>
        <w:rPr>
          <w:rFonts w:asciiTheme="minorBidi" w:hAnsiTheme="minorBidi"/>
        </w:rPr>
      </w:pPr>
      <w:r>
        <w:rPr>
          <w:rFonts w:asciiTheme="minorBidi" w:hAnsiTheme="minorBidi"/>
        </w:rPr>
        <w:t xml:space="preserve">Ebenfalls scheint </w:t>
      </w:r>
      <w:proofErr w:type="spellStart"/>
      <w:r w:rsidRPr="00F83A8F">
        <w:rPr>
          <w:rFonts w:asciiTheme="minorBidi" w:hAnsiTheme="minorBidi"/>
        </w:rPr>
        <w:t>introjizierte</w:t>
      </w:r>
      <w:proofErr w:type="spellEnd"/>
      <w:r w:rsidRPr="00F83A8F">
        <w:rPr>
          <w:rFonts w:asciiTheme="minorBidi" w:hAnsiTheme="minorBidi"/>
        </w:rPr>
        <w:t xml:space="preserve"> </w:t>
      </w:r>
      <w:r>
        <w:rPr>
          <w:rFonts w:asciiTheme="minorBidi" w:hAnsiTheme="minorBidi"/>
        </w:rPr>
        <w:t xml:space="preserve">Verhaltensregulation bei Unterstützern vorzuliegen. Übertragen auf das RBC </w:t>
      </w:r>
      <w:r w:rsidRPr="007741E9">
        <w:rPr>
          <w:rFonts w:asciiTheme="minorBidi" w:hAnsiTheme="minorBidi"/>
        </w:rPr>
        <w:t xml:space="preserve">lässt sich </w:t>
      </w:r>
      <w:r>
        <w:rPr>
          <w:rFonts w:asciiTheme="minorBidi" w:hAnsiTheme="minorBidi"/>
        </w:rPr>
        <w:t>dieser Aspekt</w:t>
      </w:r>
      <w:r w:rsidRPr="007741E9">
        <w:rPr>
          <w:rFonts w:asciiTheme="minorBidi" w:hAnsiTheme="minorBidi"/>
        </w:rPr>
        <w:t xml:space="preserve"> am Beispiel von</w:t>
      </w:r>
      <w:r>
        <w:rPr>
          <w:rFonts w:asciiTheme="minorBidi" w:hAnsiTheme="minorBidi"/>
        </w:rPr>
        <w:t xml:space="preserve"> </w:t>
      </w:r>
      <w:proofErr w:type="spellStart"/>
      <w:r w:rsidRPr="007741E9">
        <w:rPr>
          <w:rFonts w:asciiTheme="minorBidi" w:hAnsiTheme="minorBidi"/>
        </w:rPr>
        <w:t>Badges</w:t>
      </w:r>
      <w:proofErr w:type="spellEnd"/>
      <w:r w:rsidRPr="007741E9">
        <w:rPr>
          <w:rFonts w:asciiTheme="minorBidi" w:hAnsiTheme="minorBidi"/>
        </w:rPr>
        <w:t xml:space="preserve"> verdeutlichen. Die Unterstützer erhalten eine Art Token,</w:t>
      </w:r>
      <w:r>
        <w:rPr>
          <w:rFonts w:asciiTheme="minorBidi" w:hAnsiTheme="minorBidi"/>
        </w:rPr>
        <w:t xml:space="preserve"> der</w:t>
      </w:r>
      <w:r w:rsidRPr="007741E9">
        <w:rPr>
          <w:rFonts w:asciiTheme="minorBidi" w:hAnsiTheme="minorBidi"/>
        </w:rPr>
        <w:t xml:space="preserve"> neben dem Username </w:t>
      </w:r>
      <w:r>
        <w:rPr>
          <w:rFonts w:asciiTheme="minorBidi" w:hAnsiTheme="minorBidi"/>
        </w:rPr>
        <w:t xml:space="preserve">für jeden öffentlich sichtbar </w:t>
      </w:r>
      <w:r w:rsidRPr="007741E9">
        <w:rPr>
          <w:rFonts w:asciiTheme="minorBidi" w:hAnsiTheme="minorBidi"/>
        </w:rPr>
        <w:t xml:space="preserve">erscheint. </w:t>
      </w:r>
      <w:r>
        <w:rPr>
          <w:rFonts w:asciiTheme="minorBidi" w:hAnsiTheme="minorBidi"/>
        </w:rPr>
        <w:t>Dadurch</w:t>
      </w:r>
      <w:r w:rsidRPr="007741E9">
        <w:rPr>
          <w:rFonts w:asciiTheme="minorBidi" w:hAnsiTheme="minorBidi"/>
        </w:rPr>
        <w:t xml:space="preserve"> erhalten die Unterstützer ein Gefühl </w:t>
      </w:r>
      <w:r>
        <w:rPr>
          <w:rFonts w:asciiTheme="minorBidi" w:hAnsiTheme="minorBidi"/>
        </w:rPr>
        <w:t>der</w:t>
      </w:r>
      <w:r w:rsidRPr="007741E9">
        <w:rPr>
          <w:rFonts w:asciiTheme="minorBidi" w:hAnsiTheme="minorBidi"/>
        </w:rPr>
        <w:t xml:space="preserve"> Anerkennung</w:t>
      </w:r>
      <w:r>
        <w:rPr>
          <w:rFonts w:asciiTheme="minorBidi" w:hAnsiTheme="minorBidi"/>
        </w:rPr>
        <w:t>.</w:t>
      </w:r>
      <w:r>
        <w:rPr>
          <w:rStyle w:val="Funotenzeichen"/>
          <w:rFonts w:asciiTheme="minorBidi" w:hAnsiTheme="minorBidi"/>
        </w:rPr>
        <w:footnoteReference w:id="68"/>
      </w:r>
      <w:r w:rsidRPr="007741E9">
        <w:rPr>
          <w:rFonts w:asciiTheme="minorBidi" w:hAnsiTheme="minorBidi"/>
        </w:rPr>
        <w:t xml:space="preserve"> Aus den Untersuchungen von Bretschneider und Leimeister geht </w:t>
      </w:r>
      <w:r>
        <w:rPr>
          <w:rFonts w:asciiTheme="minorBidi" w:hAnsiTheme="minorBidi"/>
        </w:rPr>
        <w:t xml:space="preserve">dabei </w:t>
      </w:r>
      <w:r w:rsidRPr="007741E9">
        <w:rPr>
          <w:rFonts w:asciiTheme="minorBidi" w:hAnsiTheme="minorBidi"/>
        </w:rPr>
        <w:t>hervor, dass Unterstützer dazu neigen</w:t>
      </w:r>
      <w:r>
        <w:rPr>
          <w:rFonts w:asciiTheme="minorBidi" w:hAnsiTheme="minorBidi"/>
        </w:rPr>
        <w:t xml:space="preserve"> </w:t>
      </w:r>
      <w:r w:rsidRPr="007741E9">
        <w:rPr>
          <w:rFonts w:asciiTheme="minorBidi" w:hAnsiTheme="minorBidi"/>
        </w:rPr>
        <w:t>höhere Geldbeträge beizutragen, wenn die Höhe der Beiträge ersichtlich ist</w:t>
      </w:r>
      <w:r>
        <w:rPr>
          <w:rFonts w:asciiTheme="minorBidi" w:hAnsiTheme="minorBidi"/>
        </w:rPr>
        <w:t>.</w:t>
      </w:r>
      <w:r>
        <w:rPr>
          <w:rStyle w:val="Funotenzeichen"/>
          <w:rFonts w:asciiTheme="minorBidi" w:hAnsiTheme="minorBidi"/>
        </w:rPr>
        <w:footnoteReference w:id="69"/>
      </w:r>
      <w:r>
        <w:rPr>
          <w:rFonts w:asciiTheme="minorBidi" w:hAnsiTheme="minorBidi"/>
        </w:rPr>
        <w:t xml:space="preserve"> Zudem </w:t>
      </w:r>
      <w:r w:rsidRPr="007741E9">
        <w:rPr>
          <w:rFonts w:asciiTheme="minorBidi" w:hAnsiTheme="minorBidi"/>
        </w:rPr>
        <w:t xml:space="preserve">deuten die </w:t>
      </w:r>
      <w:r>
        <w:rPr>
          <w:rFonts w:asciiTheme="minorBidi" w:hAnsiTheme="minorBidi"/>
        </w:rPr>
        <w:t>Analysen</w:t>
      </w:r>
      <w:r w:rsidRPr="007741E9">
        <w:rPr>
          <w:rFonts w:asciiTheme="minorBidi" w:hAnsiTheme="minorBidi"/>
        </w:rPr>
        <w:t xml:space="preserve"> von Wohn darauf hin, dass Unterstützer mit regelmäßiger Präsenz und hohen </w:t>
      </w:r>
      <w:r w:rsidRPr="007741E9">
        <w:rPr>
          <w:rFonts w:asciiTheme="minorBidi" w:hAnsiTheme="minorBidi"/>
        </w:rPr>
        <w:lastRenderedPageBreak/>
        <w:t>Zuwendungen versuchen</w:t>
      </w:r>
      <w:r>
        <w:rPr>
          <w:rFonts w:asciiTheme="minorBidi" w:hAnsiTheme="minorBidi"/>
        </w:rPr>
        <w:t xml:space="preserve"> die </w:t>
      </w:r>
      <w:r w:rsidRPr="007741E9">
        <w:rPr>
          <w:rFonts w:asciiTheme="minorBidi" w:hAnsiTheme="minorBidi"/>
        </w:rPr>
        <w:t xml:space="preserve">Anerkennung des Content </w:t>
      </w:r>
      <w:proofErr w:type="spellStart"/>
      <w:r w:rsidRPr="007741E9">
        <w:rPr>
          <w:rFonts w:asciiTheme="minorBidi" w:hAnsiTheme="minorBidi"/>
        </w:rPr>
        <w:t>Creators</w:t>
      </w:r>
      <w:proofErr w:type="spellEnd"/>
      <w:r w:rsidRPr="007741E9">
        <w:rPr>
          <w:rFonts w:asciiTheme="minorBidi" w:hAnsiTheme="minorBidi"/>
        </w:rPr>
        <w:t>, zu erlangen</w:t>
      </w:r>
      <w:r>
        <w:rPr>
          <w:rFonts w:asciiTheme="minorBidi" w:hAnsiTheme="minorBidi"/>
        </w:rPr>
        <w:t>.</w:t>
      </w:r>
      <w:r>
        <w:rPr>
          <w:rStyle w:val="Funotenzeichen"/>
          <w:rFonts w:asciiTheme="minorBidi" w:hAnsiTheme="minorBidi"/>
        </w:rPr>
        <w:footnoteReference w:id="70"/>
      </w:r>
      <w:r>
        <w:rPr>
          <w:rFonts w:asciiTheme="minorBidi" w:hAnsiTheme="minorBidi"/>
        </w:rPr>
        <w:t xml:space="preserve"> Darüber können die </w:t>
      </w:r>
      <w:r w:rsidRPr="007741E9">
        <w:rPr>
          <w:rFonts w:asciiTheme="minorBidi" w:hAnsiTheme="minorBidi"/>
        </w:rPr>
        <w:t xml:space="preserve"> Unterstützer ein Gefühl von Stolz gegenüber ihren Mitunterstützern und dem </w:t>
      </w:r>
      <w:proofErr w:type="spellStart"/>
      <w:r w:rsidRPr="007741E9">
        <w:rPr>
          <w:rFonts w:asciiTheme="minorBidi" w:hAnsiTheme="minorBidi"/>
        </w:rPr>
        <w:t>Creator</w:t>
      </w:r>
      <w:proofErr w:type="spellEnd"/>
      <w:r w:rsidRPr="007741E9">
        <w:rPr>
          <w:rFonts w:asciiTheme="minorBidi" w:hAnsiTheme="minorBidi"/>
        </w:rPr>
        <w:t xml:space="preserve"> selbst</w:t>
      </w:r>
      <w:r>
        <w:rPr>
          <w:rFonts w:asciiTheme="minorBidi" w:hAnsiTheme="minorBidi"/>
        </w:rPr>
        <w:t xml:space="preserve"> </w:t>
      </w:r>
      <w:r w:rsidRPr="007741E9">
        <w:rPr>
          <w:rFonts w:asciiTheme="minorBidi" w:hAnsiTheme="minorBidi"/>
        </w:rPr>
        <w:t xml:space="preserve">zum Ausdruck bringen. </w:t>
      </w:r>
    </w:p>
    <w:p w14:paraId="59725818" w14:textId="77777777" w:rsidR="000C2DC2" w:rsidRPr="007741E9" w:rsidRDefault="000C2DC2" w:rsidP="000C2DC2">
      <w:pPr>
        <w:pStyle w:val="berschrift4"/>
        <w:rPr>
          <w:rFonts w:asciiTheme="minorBidi" w:hAnsiTheme="minorBidi"/>
        </w:rPr>
      </w:pPr>
      <w:bookmarkStart w:id="34" w:name="_Toc77703312"/>
      <w:r w:rsidRPr="007741E9">
        <w:rPr>
          <w:rFonts w:asciiTheme="minorBidi" w:hAnsiTheme="minorBidi"/>
        </w:rPr>
        <w:t>Identifikation</w:t>
      </w:r>
      <w:bookmarkEnd w:id="34"/>
    </w:p>
    <w:p w14:paraId="12AA890F" w14:textId="77777777" w:rsidR="000C2DC2" w:rsidRDefault="000C2DC2" w:rsidP="000C2DC2">
      <w:pPr>
        <w:rPr>
          <w:rFonts w:asciiTheme="minorBidi" w:hAnsiTheme="minorBidi"/>
        </w:rPr>
      </w:pPr>
      <w:r>
        <w:rPr>
          <w:rFonts w:asciiTheme="minorBidi" w:hAnsiTheme="minorBidi"/>
        </w:rPr>
        <w:t>Die i</w:t>
      </w:r>
      <w:r w:rsidRPr="007B1BD3">
        <w:rPr>
          <w:rFonts w:asciiTheme="minorBidi" w:hAnsiTheme="minorBidi"/>
        </w:rPr>
        <w:t xml:space="preserve">dentifizierte </w:t>
      </w:r>
      <w:r w:rsidRPr="00817956">
        <w:rPr>
          <w:rFonts w:asciiTheme="minorBidi" w:hAnsiTheme="minorBidi"/>
        </w:rPr>
        <w:t>Regulationsform</w:t>
      </w:r>
      <w:r>
        <w:rPr>
          <w:rFonts w:asciiTheme="minorBidi" w:hAnsiTheme="minorBidi"/>
        </w:rPr>
        <w:t xml:space="preserve"> als vorletzte Internalisierungsstufe und weitere Form der extrinsischen Motivation lässt sich i</w:t>
      </w:r>
      <w:r w:rsidRPr="007741E9">
        <w:rPr>
          <w:rFonts w:asciiTheme="minorBidi" w:hAnsiTheme="minorBidi"/>
        </w:rPr>
        <w:t>m SBC Kontext am Beispiel von „Fan Engagement“ verdeutlichen.</w:t>
      </w:r>
      <w:r>
        <w:rPr>
          <w:rStyle w:val="Funotenzeichen"/>
          <w:rFonts w:asciiTheme="minorBidi" w:hAnsiTheme="minorBidi"/>
        </w:rPr>
        <w:footnoteReference w:id="71"/>
      </w:r>
      <w:r w:rsidRPr="007741E9">
        <w:rPr>
          <w:rFonts w:asciiTheme="minorBidi" w:hAnsiTheme="minorBidi"/>
        </w:rPr>
        <w:t xml:space="preserve"> Ein Subscriber, der einen bestimmten Künstler </w:t>
      </w:r>
      <w:r>
        <w:rPr>
          <w:rFonts w:asciiTheme="minorBidi" w:hAnsiTheme="minorBidi"/>
        </w:rPr>
        <w:t xml:space="preserve">nicht nur </w:t>
      </w:r>
      <w:r w:rsidRPr="007741E9">
        <w:rPr>
          <w:rFonts w:asciiTheme="minorBidi" w:hAnsiTheme="minorBidi"/>
        </w:rPr>
        <w:t xml:space="preserve">unterstützt </w:t>
      </w:r>
      <w:r>
        <w:rPr>
          <w:rFonts w:asciiTheme="minorBidi" w:hAnsiTheme="minorBidi"/>
        </w:rPr>
        <w:t xml:space="preserve">sondern auch </w:t>
      </w:r>
      <w:r w:rsidRPr="007741E9">
        <w:rPr>
          <w:rFonts w:asciiTheme="minorBidi" w:hAnsiTheme="minorBidi"/>
        </w:rPr>
        <w:t xml:space="preserve">aktiv </w:t>
      </w:r>
      <w:r>
        <w:rPr>
          <w:rFonts w:asciiTheme="minorBidi" w:hAnsiTheme="minorBidi"/>
        </w:rPr>
        <w:t>Bestandteil</w:t>
      </w:r>
      <w:r w:rsidRPr="007741E9">
        <w:rPr>
          <w:rFonts w:asciiTheme="minorBidi" w:hAnsiTheme="minorBidi"/>
        </w:rPr>
        <w:t xml:space="preserve"> der Fangemeinschaft ist, wird nicht mehr aus</w:t>
      </w:r>
      <w:r>
        <w:rPr>
          <w:rFonts w:asciiTheme="minorBidi" w:hAnsiTheme="minorBidi"/>
        </w:rPr>
        <w:t>s</w:t>
      </w:r>
      <w:r w:rsidRPr="007741E9">
        <w:rPr>
          <w:rFonts w:asciiTheme="minorBidi" w:hAnsiTheme="minorBidi"/>
        </w:rPr>
        <w:t>chließlich durch das „Sammeln von Belohnungen“ motiviert</w:t>
      </w:r>
      <w:r>
        <w:rPr>
          <w:rStyle w:val="Funotenzeichen"/>
          <w:rFonts w:asciiTheme="minorBidi" w:hAnsiTheme="minorBidi"/>
        </w:rPr>
        <w:footnoteReference w:id="72"/>
      </w:r>
      <w:r w:rsidRPr="007741E9">
        <w:rPr>
          <w:rFonts w:asciiTheme="minorBidi" w:hAnsiTheme="minorBidi"/>
        </w:rPr>
        <w:t xml:space="preserve">, sondern </w:t>
      </w:r>
      <w:r>
        <w:rPr>
          <w:rFonts w:asciiTheme="minorBidi" w:hAnsiTheme="minorBidi"/>
        </w:rPr>
        <w:t xml:space="preserve">wird </w:t>
      </w:r>
      <w:r w:rsidRPr="007741E9">
        <w:rPr>
          <w:rFonts w:asciiTheme="minorBidi" w:hAnsiTheme="minorBidi"/>
        </w:rPr>
        <w:t>auch durch die persönliche Relevanz dieser Handlung</w:t>
      </w:r>
      <w:r>
        <w:rPr>
          <w:rFonts w:asciiTheme="minorBidi" w:hAnsiTheme="minorBidi"/>
        </w:rPr>
        <w:t xml:space="preserve"> angetrieben</w:t>
      </w:r>
      <w:r w:rsidRPr="007741E9">
        <w:rPr>
          <w:rFonts w:asciiTheme="minorBidi" w:hAnsiTheme="minorBidi"/>
        </w:rPr>
        <w:t>.</w:t>
      </w:r>
      <w:r>
        <w:rPr>
          <w:rStyle w:val="Funotenzeichen"/>
          <w:rFonts w:asciiTheme="minorBidi" w:hAnsiTheme="minorBidi"/>
        </w:rPr>
        <w:footnoteReference w:id="73"/>
      </w:r>
      <w:r w:rsidRPr="007741E9">
        <w:rPr>
          <w:rFonts w:asciiTheme="minorBidi" w:hAnsiTheme="minorBidi"/>
        </w:rPr>
        <w:t xml:space="preserve"> Dadurch zeigt diese Person ein höheres Maß an Selbstbestimmung</w:t>
      </w:r>
      <w:r>
        <w:rPr>
          <w:rFonts w:asciiTheme="minorBidi" w:hAnsiTheme="minorBidi"/>
        </w:rPr>
        <w:t xml:space="preserve">, </w:t>
      </w:r>
      <w:r w:rsidRPr="007741E9">
        <w:rPr>
          <w:rFonts w:asciiTheme="minorBidi" w:hAnsiTheme="minorBidi"/>
        </w:rPr>
        <w:t>als bei der externen Regulation und Introjektion.</w:t>
      </w:r>
    </w:p>
    <w:p w14:paraId="3358ACFD" w14:textId="77777777" w:rsidR="000C2DC2" w:rsidRPr="007741E9" w:rsidRDefault="000C2DC2" w:rsidP="000C2DC2">
      <w:pPr>
        <w:pStyle w:val="berschrift4"/>
        <w:rPr>
          <w:rFonts w:asciiTheme="minorBidi" w:hAnsiTheme="minorBidi"/>
        </w:rPr>
      </w:pPr>
      <w:bookmarkStart w:id="35" w:name="_Toc77703313"/>
      <w:bookmarkStart w:id="36" w:name="_Toc77703314"/>
      <w:bookmarkEnd w:id="35"/>
      <w:r w:rsidRPr="007741E9">
        <w:rPr>
          <w:rFonts w:asciiTheme="minorBidi" w:hAnsiTheme="minorBidi"/>
        </w:rPr>
        <w:t>Integration</w:t>
      </w:r>
      <w:bookmarkEnd w:id="36"/>
      <w:r w:rsidRPr="007741E9">
        <w:rPr>
          <w:rFonts w:asciiTheme="minorBidi" w:hAnsiTheme="minorBidi"/>
        </w:rPr>
        <w:t xml:space="preserve"> </w:t>
      </w:r>
    </w:p>
    <w:p w14:paraId="6BF123A6" w14:textId="77777777" w:rsidR="000C2DC2" w:rsidRDefault="000C2DC2" w:rsidP="000C2DC2">
      <w:pPr>
        <w:rPr>
          <w:rFonts w:asciiTheme="minorBidi" w:hAnsiTheme="minorBidi"/>
        </w:rPr>
      </w:pPr>
      <w:r>
        <w:rPr>
          <w:rFonts w:asciiTheme="minorBidi" w:hAnsiTheme="minorBidi"/>
        </w:rPr>
        <w:t>Ist die Motivation durch Integration</w:t>
      </w:r>
      <w:r w:rsidRPr="00E9035C">
        <w:rPr>
          <w:rFonts w:asciiTheme="minorBidi" w:hAnsiTheme="minorBidi"/>
        </w:rPr>
        <w:t xml:space="preserve"> </w:t>
      </w:r>
      <w:r>
        <w:rPr>
          <w:rFonts w:asciiTheme="minorBidi" w:hAnsiTheme="minorBidi"/>
        </w:rPr>
        <w:t>reguliert, bedeutet dies, dass der Unterstützer sich mit den Werten und Zielen einer Handlung gleichsetzt</w:t>
      </w:r>
      <w:r w:rsidRPr="007741E9">
        <w:rPr>
          <w:rFonts w:asciiTheme="minorBidi" w:hAnsiTheme="minorBidi"/>
        </w:rPr>
        <w:t>.</w:t>
      </w:r>
      <w:r>
        <w:rPr>
          <w:rStyle w:val="Funotenzeichen"/>
          <w:rFonts w:asciiTheme="minorBidi" w:hAnsiTheme="minorBidi"/>
        </w:rPr>
        <w:footnoteReference w:id="74"/>
      </w:r>
      <w:r w:rsidRPr="007741E9">
        <w:rPr>
          <w:rFonts w:asciiTheme="minorBidi" w:hAnsiTheme="minorBidi"/>
        </w:rPr>
        <w:t xml:space="preserve"> </w:t>
      </w:r>
      <w:proofErr w:type="spellStart"/>
      <w:r w:rsidRPr="007741E9">
        <w:rPr>
          <w:rFonts w:asciiTheme="minorBidi" w:hAnsiTheme="minorBidi"/>
        </w:rPr>
        <w:t>Radoynovska</w:t>
      </w:r>
      <w:proofErr w:type="spellEnd"/>
      <w:r w:rsidRPr="007741E9">
        <w:rPr>
          <w:rFonts w:asciiTheme="minorBidi" w:hAnsiTheme="minorBidi"/>
        </w:rPr>
        <w:t xml:space="preserve"> und King </w:t>
      </w:r>
      <w:r>
        <w:rPr>
          <w:rFonts w:asciiTheme="minorBidi" w:hAnsiTheme="minorBidi"/>
        </w:rPr>
        <w:t>kommen zum Ergebnis</w:t>
      </w:r>
      <w:r w:rsidRPr="007741E9">
        <w:rPr>
          <w:rFonts w:asciiTheme="minorBidi" w:hAnsiTheme="minorBidi"/>
        </w:rPr>
        <w:t>, dass Zuschauer sowohl auf soziale Normen als auch auf individuelle Wertvorstellungen bedacht sind.</w:t>
      </w:r>
      <w:r>
        <w:rPr>
          <w:rStyle w:val="Funotenzeichen"/>
          <w:rFonts w:asciiTheme="minorBidi" w:hAnsiTheme="minorBidi"/>
        </w:rPr>
        <w:footnoteReference w:id="75"/>
      </w:r>
      <w:r w:rsidRPr="007741E9">
        <w:rPr>
          <w:rFonts w:asciiTheme="minorBidi" w:hAnsiTheme="minorBidi"/>
        </w:rPr>
        <w:t xml:space="preserve"> Daher </w:t>
      </w:r>
      <w:r>
        <w:rPr>
          <w:rFonts w:asciiTheme="minorBidi" w:hAnsiTheme="minorBidi"/>
        </w:rPr>
        <w:t>wird angenommen</w:t>
      </w:r>
      <w:r w:rsidRPr="007741E9">
        <w:rPr>
          <w:rFonts w:asciiTheme="minorBidi" w:hAnsiTheme="minorBidi"/>
        </w:rPr>
        <w:t xml:space="preserve">, dass Personen, die einen </w:t>
      </w:r>
      <w:proofErr w:type="spellStart"/>
      <w:r w:rsidRPr="007741E9">
        <w:rPr>
          <w:rFonts w:asciiTheme="minorBidi" w:hAnsiTheme="minorBidi"/>
        </w:rPr>
        <w:t>Creator</w:t>
      </w:r>
      <w:proofErr w:type="spellEnd"/>
      <w:r w:rsidRPr="007741E9">
        <w:rPr>
          <w:rFonts w:asciiTheme="minorBidi" w:hAnsiTheme="minorBidi"/>
        </w:rPr>
        <w:t xml:space="preserve"> auf SBC Plattformen unterstützen, im Bereich der Integration handeln, sofern dessen Content im Einklang mit den eigenen und sozialen Werten des Unterstützers </w:t>
      </w:r>
      <w:r>
        <w:rPr>
          <w:rFonts w:asciiTheme="minorBidi" w:hAnsiTheme="minorBidi"/>
        </w:rPr>
        <w:t>steht</w:t>
      </w:r>
      <w:r w:rsidRPr="007741E9">
        <w:rPr>
          <w:rFonts w:asciiTheme="minorBidi" w:hAnsiTheme="minorBidi"/>
        </w:rPr>
        <w:t xml:space="preserve">. Die Person </w:t>
      </w:r>
      <w:r>
        <w:rPr>
          <w:rFonts w:asciiTheme="minorBidi" w:hAnsiTheme="minorBidi"/>
        </w:rPr>
        <w:t xml:space="preserve">weist </w:t>
      </w:r>
      <w:r w:rsidRPr="007741E9">
        <w:rPr>
          <w:rFonts w:asciiTheme="minorBidi" w:hAnsiTheme="minorBidi"/>
        </w:rPr>
        <w:t>in diesem Fall ein hohes Maß an Autonomie</w:t>
      </w:r>
      <w:r>
        <w:rPr>
          <w:rFonts w:asciiTheme="minorBidi" w:hAnsiTheme="minorBidi"/>
        </w:rPr>
        <w:t xml:space="preserve"> auf</w:t>
      </w:r>
      <w:r w:rsidRPr="007741E9">
        <w:rPr>
          <w:rFonts w:asciiTheme="minorBidi" w:hAnsiTheme="minorBidi"/>
        </w:rPr>
        <w:t xml:space="preserve">, obwohl die Entscheidung, den </w:t>
      </w:r>
      <w:proofErr w:type="spellStart"/>
      <w:r w:rsidRPr="007741E9">
        <w:rPr>
          <w:rFonts w:asciiTheme="minorBidi" w:hAnsiTheme="minorBidi"/>
        </w:rPr>
        <w:t>Creator</w:t>
      </w:r>
      <w:proofErr w:type="spellEnd"/>
      <w:r w:rsidRPr="007741E9">
        <w:rPr>
          <w:rFonts w:asciiTheme="minorBidi" w:hAnsiTheme="minorBidi"/>
        </w:rPr>
        <w:t xml:space="preserve"> zu unterstützen, immer noch durch Belohnungen, wie zum Beispiel exklusiven Content, extrinsisch motiviert sein kann.</w:t>
      </w:r>
    </w:p>
    <w:p w14:paraId="1CF18AEC" w14:textId="77777777" w:rsidR="000C2DC2" w:rsidRDefault="000C2DC2" w:rsidP="000C2DC2">
      <w:pPr>
        <w:rPr>
          <w:rFonts w:asciiTheme="minorBidi" w:hAnsiTheme="minorBidi"/>
        </w:rPr>
      </w:pPr>
      <w:r>
        <w:rPr>
          <w:rFonts w:asciiTheme="minorBidi" w:hAnsiTheme="minorBidi"/>
        </w:rPr>
        <w:t xml:space="preserve">Neben dem </w:t>
      </w:r>
      <w:r w:rsidRPr="00F83A8F">
        <w:rPr>
          <w:rFonts w:asciiTheme="minorBidi" w:hAnsiTheme="minorBidi"/>
        </w:rPr>
        <w:t xml:space="preserve">intrinsisch und den vier </w:t>
      </w:r>
      <w:r>
        <w:rPr>
          <w:rFonts w:asciiTheme="minorBidi" w:hAnsiTheme="minorBidi"/>
        </w:rPr>
        <w:t xml:space="preserve">Formen </w:t>
      </w:r>
      <w:r w:rsidRPr="002B612A">
        <w:rPr>
          <w:rFonts w:asciiTheme="minorBidi" w:hAnsiTheme="minorBidi"/>
        </w:rPr>
        <w:t>extrinsisch</w:t>
      </w:r>
      <w:r>
        <w:rPr>
          <w:rFonts w:asciiTheme="minorBidi" w:hAnsiTheme="minorBidi"/>
        </w:rPr>
        <w:t xml:space="preserve"> motivierten Verhaltens deuten j</w:t>
      </w:r>
      <w:r w:rsidRPr="008B1774">
        <w:rPr>
          <w:rFonts w:asciiTheme="minorBidi" w:hAnsiTheme="minorBidi"/>
        </w:rPr>
        <w:t xml:space="preserve">üngere Untersuchungen aus dem Bereich des Crowdfunding </w:t>
      </w:r>
      <w:r>
        <w:rPr>
          <w:rFonts w:asciiTheme="minorBidi" w:hAnsiTheme="minorBidi"/>
        </w:rPr>
        <w:t xml:space="preserve">ebenfalls </w:t>
      </w:r>
      <w:r w:rsidRPr="008B1774">
        <w:rPr>
          <w:rFonts w:asciiTheme="minorBidi" w:hAnsiTheme="minorBidi"/>
        </w:rPr>
        <w:t>darauf hin, dass für die (potentiellen) Unterstützer</w:t>
      </w:r>
      <w:r>
        <w:rPr>
          <w:rFonts w:asciiTheme="minorBidi" w:hAnsiTheme="minorBidi"/>
        </w:rPr>
        <w:t xml:space="preserve"> </w:t>
      </w:r>
      <w:r w:rsidRPr="008B1774">
        <w:rPr>
          <w:rFonts w:asciiTheme="minorBidi" w:hAnsiTheme="minorBidi"/>
        </w:rPr>
        <w:t xml:space="preserve">neben fehlender Kompetenz auch ausbleibende Authentizität des </w:t>
      </w:r>
      <w:proofErr w:type="spellStart"/>
      <w:r w:rsidRPr="008B1774">
        <w:rPr>
          <w:rFonts w:asciiTheme="minorBidi" w:hAnsiTheme="minorBidi"/>
        </w:rPr>
        <w:t>Creators</w:t>
      </w:r>
      <w:proofErr w:type="spellEnd"/>
      <w:r w:rsidRPr="008B1774">
        <w:rPr>
          <w:rFonts w:asciiTheme="minorBidi" w:hAnsiTheme="minorBidi"/>
        </w:rPr>
        <w:t xml:space="preserve"> zu </w:t>
      </w:r>
      <w:proofErr w:type="spellStart"/>
      <w:r>
        <w:rPr>
          <w:rFonts w:asciiTheme="minorBidi" w:hAnsiTheme="minorBidi"/>
        </w:rPr>
        <w:t>amotivierten</w:t>
      </w:r>
      <w:proofErr w:type="spellEnd"/>
      <w:r>
        <w:rPr>
          <w:rFonts w:asciiTheme="minorBidi" w:hAnsiTheme="minorBidi"/>
        </w:rPr>
        <w:t xml:space="preserve"> Verhalten, also völliges Desinteresse, </w:t>
      </w:r>
      <w:r w:rsidRPr="008B1774">
        <w:rPr>
          <w:rFonts w:asciiTheme="minorBidi" w:hAnsiTheme="minorBidi"/>
        </w:rPr>
        <w:t xml:space="preserve"> führen kann.</w:t>
      </w:r>
      <w:r>
        <w:rPr>
          <w:rStyle w:val="Funotenzeichen"/>
          <w:rFonts w:asciiTheme="minorBidi" w:hAnsiTheme="minorBidi"/>
        </w:rPr>
        <w:footnoteReference w:id="76"/>
      </w:r>
      <w:r>
        <w:rPr>
          <w:rFonts w:asciiTheme="minorBidi" w:hAnsiTheme="minorBidi"/>
        </w:rPr>
        <w:t xml:space="preserve"> </w:t>
      </w:r>
      <w:r w:rsidRPr="008B1774">
        <w:rPr>
          <w:rFonts w:asciiTheme="minorBidi" w:hAnsiTheme="minorBidi"/>
        </w:rPr>
        <w:t xml:space="preserve">Laut Gerber und Hui nimmt </w:t>
      </w:r>
      <w:r>
        <w:rPr>
          <w:rFonts w:asciiTheme="minorBidi" w:hAnsiTheme="minorBidi"/>
        </w:rPr>
        <w:t xml:space="preserve">gerade </w:t>
      </w:r>
      <w:r w:rsidRPr="008B1774">
        <w:rPr>
          <w:rFonts w:asciiTheme="minorBidi" w:hAnsiTheme="minorBidi"/>
        </w:rPr>
        <w:t xml:space="preserve">ein glaubwürdiges Verhalten von </w:t>
      </w:r>
      <w:proofErr w:type="spellStart"/>
      <w:r w:rsidRPr="008B1774">
        <w:rPr>
          <w:rFonts w:asciiTheme="minorBidi" w:hAnsiTheme="minorBidi"/>
        </w:rPr>
        <w:t>Creator</w:t>
      </w:r>
      <w:proofErr w:type="spellEnd"/>
      <w:r w:rsidRPr="008B1774">
        <w:rPr>
          <w:rFonts w:asciiTheme="minorBidi" w:hAnsiTheme="minorBidi"/>
        </w:rPr>
        <w:t xml:space="preserve"> einen hohen Stellenwert ein</w:t>
      </w:r>
      <w:r>
        <w:rPr>
          <w:rFonts w:asciiTheme="minorBidi" w:hAnsiTheme="minorBidi"/>
        </w:rPr>
        <w:t xml:space="preserve">, </w:t>
      </w:r>
      <w:r>
        <w:rPr>
          <w:rFonts w:asciiTheme="minorBidi" w:hAnsiTheme="minorBidi"/>
        </w:rPr>
        <w:lastRenderedPageBreak/>
        <w:t>sodass</w:t>
      </w:r>
      <w:r w:rsidRPr="008B1774">
        <w:rPr>
          <w:rFonts w:asciiTheme="minorBidi" w:hAnsiTheme="minorBidi"/>
        </w:rPr>
        <w:t xml:space="preserve"> </w:t>
      </w:r>
      <w:r>
        <w:rPr>
          <w:rFonts w:asciiTheme="minorBidi" w:hAnsiTheme="minorBidi"/>
        </w:rPr>
        <w:t xml:space="preserve">selbst </w:t>
      </w:r>
      <w:r w:rsidRPr="008B1774">
        <w:rPr>
          <w:rFonts w:asciiTheme="minorBidi" w:hAnsiTheme="minorBidi"/>
        </w:rPr>
        <w:t xml:space="preserve"> ein vergebliches Warten auf eine Belohnung zu einem Vertrauensbruch führen</w:t>
      </w:r>
      <w:r>
        <w:rPr>
          <w:rFonts w:asciiTheme="minorBidi" w:hAnsiTheme="minorBidi"/>
        </w:rPr>
        <w:t xml:space="preserve"> kann</w:t>
      </w:r>
      <w:r w:rsidRPr="008B1774">
        <w:rPr>
          <w:rFonts w:asciiTheme="minorBidi" w:hAnsiTheme="minorBidi"/>
        </w:rPr>
        <w:t>.</w:t>
      </w:r>
      <w:r>
        <w:rPr>
          <w:rStyle w:val="Funotenzeichen"/>
          <w:rFonts w:asciiTheme="minorBidi" w:hAnsiTheme="minorBidi"/>
        </w:rPr>
        <w:footnoteReference w:id="77"/>
      </w:r>
      <w:r w:rsidRPr="008B1774">
        <w:rPr>
          <w:rFonts w:asciiTheme="minorBidi" w:hAnsiTheme="minorBidi"/>
        </w:rPr>
        <w:t xml:space="preserve"> Im Kontext des SBC </w:t>
      </w:r>
      <w:r>
        <w:rPr>
          <w:rFonts w:asciiTheme="minorBidi" w:hAnsiTheme="minorBidi"/>
        </w:rPr>
        <w:t xml:space="preserve">können </w:t>
      </w:r>
      <w:r w:rsidRPr="008B1774">
        <w:rPr>
          <w:rFonts w:asciiTheme="minorBidi" w:hAnsiTheme="minorBidi"/>
        </w:rPr>
        <w:t xml:space="preserve">beispielsweise bei unzureichender Qualität des Inhaltes oder bei mangelnder Glaubwürdigkeit des </w:t>
      </w:r>
      <w:proofErr w:type="spellStart"/>
      <w:r w:rsidRPr="008B1774">
        <w:rPr>
          <w:rFonts w:asciiTheme="minorBidi" w:hAnsiTheme="minorBidi"/>
        </w:rPr>
        <w:t>Creators</w:t>
      </w:r>
      <w:proofErr w:type="spellEnd"/>
      <w:r>
        <w:rPr>
          <w:rFonts w:asciiTheme="minorBidi" w:hAnsiTheme="minorBidi"/>
        </w:rPr>
        <w:t xml:space="preserve"> </w:t>
      </w:r>
      <w:r w:rsidRPr="008B1774">
        <w:rPr>
          <w:rFonts w:asciiTheme="minorBidi" w:hAnsiTheme="minorBidi"/>
        </w:rPr>
        <w:t>potenzielle und bestehende Subs</w:t>
      </w:r>
      <w:r>
        <w:rPr>
          <w:rFonts w:asciiTheme="minorBidi" w:hAnsiTheme="minorBidi"/>
        </w:rPr>
        <w:t>criber</w:t>
      </w:r>
      <w:r w:rsidRPr="008B1774">
        <w:rPr>
          <w:rFonts w:asciiTheme="minorBidi" w:hAnsiTheme="minorBidi"/>
        </w:rPr>
        <w:t xml:space="preserve">  </w:t>
      </w:r>
      <w:r>
        <w:rPr>
          <w:rFonts w:asciiTheme="minorBidi" w:hAnsiTheme="minorBidi"/>
        </w:rPr>
        <w:t xml:space="preserve">den Zustand der </w:t>
      </w:r>
      <w:proofErr w:type="spellStart"/>
      <w:r w:rsidRPr="008B1774">
        <w:rPr>
          <w:rFonts w:asciiTheme="minorBidi" w:hAnsiTheme="minorBidi"/>
        </w:rPr>
        <w:t>Amotivation</w:t>
      </w:r>
      <w:proofErr w:type="spellEnd"/>
      <w:r>
        <w:rPr>
          <w:rFonts w:asciiTheme="minorBidi" w:hAnsiTheme="minorBidi"/>
        </w:rPr>
        <w:t xml:space="preserve"> </w:t>
      </w:r>
      <w:r w:rsidRPr="008B1774">
        <w:rPr>
          <w:rFonts w:asciiTheme="minorBidi" w:hAnsiTheme="minorBidi"/>
        </w:rPr>
        <w:t>verspüren und sich dazu entschließen</w:t>
      </w:r>
      <w:r>
        <w:rPr>
          <w:rFonts w:asciiTheme="minorBidi" w:hAnsiTheme="minorBidi"/>
        </w:rPr>
        <w:t xml:space="preserve">, </w:t>
      </w:r>
      <w:r w:rsidRPr="008B1774">
        <w:rPr>
          <w:rFonts w:asciiTheme="minorBidi" w:hAnsiTheme="minorBidi"/>
        </w:rPr>
        <w:t xml:space="preserve">keine </w:t>
      </w:r>
      <w:proofErr w:type="spellStart"/>
      <w:r w:rsidRPr="008B1774">
        <w:rPr>
          <w:rFonts w:asciiTheme="minorBidi" w:hAnsiTheme="minorBidi"/>
        </w:rPr>
        <w:t>Sub</w:t>
      </w:r>
      <w:r>
        <w:rPr>
          <w:rFonts w:asciiTheme="minorBidi" w:hAnsiTheme="minorBidi"/>
        </w:rPr>
        <w:t>scription</w:t>
      </w:r>
      <w:proofErr w:type="spellEnd"/>
      <w:r w:rsidRPr="008B1774">
        <w:rPr>
          <w:rFonts w:asciiTheme="minorBidi" w:hAnsiTheme="minorBidi"/>
        </w:rPr>
        <w:t xml:space="preserve"> einzugehen oder gar eine existierende zu beenden.</w:t>
      </w:r>
    </w:p>
    <w:p w14:paraId="796B3DB2" w14:textId="77777777" w:rsidR="000C2DC2" w:rsidRDefault="000C2DC2" w:rsidP="000C2DC2">
      <w:pPr>
        <w:rPr>
          <w:rFonts w:asciiTheme="minorBidi" w:hAnsiTheme="minorBidi"/>
        </w:rPr>
      </w:pPr>
    </w:p>
    <w:p w14:paraId="222ADE30" w14:textId="77777777" w:rsidR="000C2DC2" w:rsidRPr="00091830" w:rsidRDefault="000C2DC2" w:rsidP="000C2DC2">
      <w:pPr>
        <w:pStyle w:val="berschrift1"/>
      </w:pPr>
      <w:bookmarkStart w:id="37" w:name="_Toc77703315"/>
      <w:r>
        <w:t>Empirische Studie:</w:t>
      </w:r>
      <w:r w:rsidRPr="00895184">
        <w:t xml:space="preserve"> Motivationen der Unterstützer von SBC</w:t>
      </w:r>
      <w:bookmarkEnd w:id="37"/>
    </w:p>
    <w:p w14:paraId="619A891D" w14:textId="493AA06C" w:rsidR="000C2DC2" w:rsidRDefault="000C2DC2" w:rsidP="00811E0E">
      <w:pPr>
        <w:pStyle w:val="berschrift2"/>
      </w:pPr>
      <w:bookmarkStart w:id="38" w:name="_Toc77703316"/>
      <w:r w:rsidRPr="00043D62">
        <w:t>Hypothesenentwicklung</w:t>
      </w:r>
      <w:bookmarkEnd w:id="38"/>
    </w:p>
    <w:p w14:paraId="008B07CA" w14:textId="77777777" w:rsidR="000C2DC2" w:rsidRDefault="000C2DC2" w:rsidP="000C2DC2">
      <w:r>
        <w:t xml:space="preserve">Da bisher wenige Studien zu SBC bestehen, die explizit auf die Motivation der Unterstützer eingehen, werden im Zuge der Hypothesenentwicklungen Forschungserkenntnisse aus anderen Arten des Crowdfundings sowie der Motivations- und Konsumentenpsychologie herangezogen. </w:t>
      </w:r>
      <w:r w:rsidRPr="00663FB8">
        <w:t>Im vorherig</w:t>
      </w:r>
      <w:r>
        <w:t>en Kapitel wurde</w:t>
      </w:r>
      <w:r w:rsidRPr="00527F75">
        <w:t xml:space="preserve"> basierend auf </w:t>
      </w:r>
      <w:r>
        <w:t>der Selbstbestimmungstheorie</w:t>
      </w:r>
      <w:r w:rsidRPr="00527F75" w:rsidDel="004F3720">
        <w:t xml:space="preserve"> </w:t>
      </w:r>
      <w:r w:rsidRPr="00527F75">
        <w:t>verschiedene</w:t>
      </w:r>
      <w:r>
        <w:t>r</w:t>
      </w:r>
      <w:r w:rsidRPr="00527F75">
        <w:t xml:space="preserve"> Studien</w:t>
      </w:r>
      <w:r>
        <w:t xml:space="preserve"> aufgezeigt, dass sowohl extrinsische als auch intrinsische Faktoren auf die Motivation der Unterstützer Einfluss haben.</w:t>
      </w:r>
      <w:r>
        <w:rPr>
          <w:rStyle w:val="Funotenzeichen"/>
        </w:rPr>
        <w:footnoteReference w:id="78"/>
      </w:r>
      <w:r>
        <w:t xml:space="preserve"> Darüber hinaus wird angenommen, dass das Unterstützungsverhalten von Personen auf SBC Plattformen dem Prozess der Internalisierung zugrunde liegt. Dementsprechend variiert die Unterstützungsbereitschaft von </w:t>
      </w:r>
      <w:proofErr w:type="spellStart"/>
      <w:r>
        <w:t>Amotivation</w:t>
      </w:r>
      <w:proofErr w:type="spellEnd"/>
      <w:r>
        <w:t xml:space="preserve"> bis hin zur vollständig selbstbestimmten Handlung.</w:t>
      </w:r>
      <w:r>
        <w:rPr>
          <w:rStyle w:val="Funotenzeichen"/>
        </w:rPr>
        <w:footnoteReference w:id="79"/>
      </w:r>
      <w:r>
        <w:t xml:space="preserve"> Bei der Bildung eines theoretischen Modells wird daher die Motivation in mehrere Faktoren unterteilt.</w:t>
      </w:r>
    </w:p>
    <w:p w14:paraId="70B67339" w14:textId="77777777" w:rsidR="000C2DC2" w:rsidRDefault="000C2DC2" w:rsidP="000C2DC2">
      <w:r>
        <w:t>Um eine Analyse extrinsischer und intrinsischer Motivation durchzuführen, ist es zunächst sinnvoll ein Modell zu entwickeln, das die Artikel in intrinsische und extrinsische Motive unterteilt. Für die Einteilung ist hierbei insbesondere das Maß an Selbstbestimmung entscheidend. Daher lässt sich folgende Hypothese bilden:</w:t>
      </w:r>
    </w:p>
    <w:p w14:paraId="226F3D4F" w14:textId="77777777" w:rsidR="000C2DC2" w:rsidRDefault="000C2DC2" w:rsidP="000C2DC2">
      <w:pPr>
        <w:pStyle w:val="Zitat"/>
        <w:ind w:left="0"/>
      </w:pPr>
      <w:r w:rsidRPr="009340F3">
        <w:rPr>
          <w:rFonts w:cs="Arial"/>
          <w:i/>
          <w:iCs w:val="0"/>
        </w:rPr>
        <w:t>H</w:t>
      </w:r>
      <w:r w:rsidRPr="000F4941">
        <w:rPr>
          <w:rFonts w:cs="Arial"/>
          <w:i/>
          <w:iCs w:val="0"/>
          <w:vertAlign w:val="subscript"/>
        </w:rPr>
        <w:t>1</w:t>
      </w:r>
      <w:r w:rsidRPr="009340F3">
        <w:rPr>
          <w:rFonts w:cs="Arial"/>
          <w:i/>
          <w:iCs w:val="0"/>
        </w:rPr>
        <w:t>: Die Bereitschaft Personen auf SBC Plattformen zu unterstützen, lässt sich mithilfe der zwei Faktoren intern und extern modellieren.</w:t>
      </w:r>
    </w:p>
    <w:p w14:paraId="208FB86C" w14:textId="77777777" w:rsidR="000C2DC2" w:rsidRDefault="000C2DC2" w:rsidP="000C2DC2">
      <w:r>
        <w:t>Aus der Taxonomie des menschlichen Verhaltens geht hervor, dass sich die Motivation in fünf Faktoren unterteilen lässt</w:t>
      </w:r>
      <w:r w:rsidRPr="00573FB0">
        <w:t>.</w:t>
      </w:r>
      <w:r>
        <w:t xml:space="preserve"> Daraus lässt sich schließen, dass ein 5-Faktoren-</w:t>
      </w:r>
      <w:r>
        <w:lastRenderedPageBreak/>
        <w:t xml:space="preserve">Modell auch passend für die Darstellung dieses Kontextes ist. Für die Zusammensetzung der 5 bedeutenden Faktoren wurden verschiedene Studien zugrunde gelegt. Nach </w:t>
      </w:r>
      <w:proofErr w:type="spellStart"/>
      <w:r>
        <w:t>Cholakova</w:t>
      </w:r>
      <w:proofErr w:type="spellEnd"/>
      <w:r>
        <w:t xml:space="preserve"> und </w:t>
      </w:r>
      <w:proofErr w:type="spellStart"/>
      <w:r>
        <w:t>Clarysse</w:t>
      </w:r>
      <w:proofErr w:type="spellEnd"/>
      <w:r>
        <w:t xml:space="preserve"> wird die Zahlungsbereitschaft maßgeblich durch das Motiv „Belohnungen zu sammeln“ beeinflusst.</w:t>
      </w:r>
      <w:r>
        <w:rPr>
          <w:rStyle w:val="Funotenzeichen"/>
        </w:rPr>
        <w:footnoteReference w:id="80"/>
      </w:r>
      <w:r>
        <w:t xml:space="preserve"> Darüber hinaus zeigen die Ergebnisse von Bretschneider, dass nicht nur Belohnungen sondern auch Anerkennung einen erheblichen Einfluss auf die Motivation der Unterstützer haben kann.</w:t>
      </w:r>
      <w:r>
        <w:rPr>
          <w:rStyle w:val="Funotenzeichen"/>
        </w:rPr>
        <w:footnoteReference w:id="81"/>
      </w:r>
      <w:r>
        <w:t xml:space="preserve"> Untersuchungen des Konsumentenverhaltens bei Online-Abonnement-Diensten haben zudem gezeigt, dass der Mehrwert des Online-Contents einen signifikanten Einfluss auf die Zahlungsbereitschaft der Kunden hat.</w:t>
      </w:r>
      <w:r>
        <w:rPr>
          <w:rStyle w:val="Funotenzeichen"/>
        </w:rPr>
        <w:footnoteReference w:id="82"/>
      </w:r>
      <w:r>
        <w:t xml:space="preserve"> Lin et. al. begründet dies damit, dass zusätzlicher exklusiver Content für eine bestimmte Gruppe von Unterstützern, zu einem erhöhten Engagement der Fangemeinschaft führen kann.</w:t>
      </w:r>
      <w:r>
        <w:rPr>
          <w:rStyle w:val="Funotenzeichen"/>
        </w:rPr>
        <w:footnoteReference w:id="83"/>
      </w:r>
      <w:r>
        <w:t xml:space="preserve"> Aus den Untersuchungen von Gerber und Hui geht wiederum hervor, dass eine Person dazu geneigt sein könnte einen </w:t>
      </w:r>
      <w:proofErr w:type="spellStart"/>
      <w:r>
        <w:t>Creator</w:t>
      </w:r>
      <w:proofErr w:type="spellEnd"/>
      <w:r>
        <w:t xml:space="preserve"> zu unterstützen, um sich einer Gemeinschaft zugehörig zu fühlen.</w:t>
      </w:r>
      <w:r>
        <w:rPr>
          <w:rStyle w:val="Funotenzeichen"/>
        </w:rPr>
        <w:footnoteReference w:id="84"/>
      </w:r>
      <w:r>
        <w:t xml:space="preserve"> Daraus ergeben sich für den Rahmen des SBC die 5 Faktoren </w:t>
      </w:r>
      <w:proofErr w:type="spellStart"/>
      <w:r>
        <w:t>Reward</w:t>
      </w:r>
      <w:proofErr w:type="spellEnd"/>
      <w:r>
        <w:t>, Content, Recognition, Support und Community. Insofern lässt sich folgende Hypothese ableiten:</w:t>
      </w:r>
    </w:p>
    <w:p w14:paraId="44A2CDF7" w14:textId="77777777" w:rsidR="000C2DC2" w:rsidRPr="009340F3" w:rsidRDefault="000C2DC2" w:rsidP="000C2DC2">
      <w:pPr>
        <w:pStyle w:val="Zitat"/>
        <w:ind w:left="0"/>
        <w:rPr>
          <w:rFonts w:cs="Arial"/>
          <w:i/>
        </w:rPr>
      </w:pPr>
      <w:r w:rsidRPr="009340F3">
        <w:rPr>
          <w:rFonts w:cs="Arial"/>
          <w:i/>
        </w:rPr>
        <w:t>H</w:t>
      </w:r>
      <w:r w:rsidRPr="003453F7">
        <w:rPr>
          <w:rFonts w:cs="Arial"/>
          <w:i/>
          <w:vertAlign w:val="subscript"/>
        </w:rPr>
        <w:t>2</w:t>
      </w:r>
      <w:r w:rsidRPr="009340F3">
        <w:rPr>
          <w:rFonts w:cs="Arial"/>
          <w:i/>
        </w:rPr>
        <w:t>: Die Bereitschaft der Personen auf SBC Plattformen zu unterstützen, lässt sich mithilfe eines 5-Faktoren-Modell</w:t>
      </w:r>
      <w:r>
        <w:rPr>
          <w:rFonts w:cs="Arial"/>
          <w:i/>
        </w:rPr>
        <w:t xml:space="preserve">s </w:t>
      </w:r>
      <w:r w:rsidRPr="009340F3">
        <w:rPr>
          <w:rFonts w:cs="Arial"/>
          <w:i/>
        </w:rPr>
        <w:t>(</w:t>
      </w:r>
      <w:proofErr w:type="spellStart"/>
      <w:r w:rsidRPr="009340F3">
        <w:rPr>
          <w:rFonts w:cs="Arial"/>
          <w:i/>
        </w:rPr>
        <w:t>Reward</w:t>
      </w:r>
      <w:proofErr w:type="spellEnd"/>
      <w:r w:rsidRPr="009340F3">
        <w:rPr>
          <w:rFonts w:cs="Arial"/>
          <w:i/>
        </w:rPr>
        <w:t>, Content, Recognition, Support, Community) abbilden.</w:t>
      </w:r>
    </w:p>
    <w:p w14:paraId="34C4688E" w14:textId="77777777" w:rsidR="000C2DC2" w:rsidRDefault="000C2DC2" w:rsidP="000C2DC2">
      <w:r>
        <w:t>Außerdem gilt es zu überprüfen, ob die Entscheidung zu unterstützen, vorwiegend durch extrinsische oder intrinsische Motive determiniert wird.</w:t>
      </w:r>
      <w:r>
        <w:rPr>
          <w:rStyle w:val="Funotenzeichen"/>
        </w:rPr>
        <w:footnoteReference w:id="85"/>
      </w:r>
      <w:r>
        <w:t xml:space="preserve"> Aus den bereits erarbeiteten Erfolgsfaktoren auf SBC Plattformen lässt sich ableiten, dass der vom </w:t>
      </w:r>
      <w:proofErr w:type="spellStart"/>
      <w:r>
        <w:t>Creator</w:t>
      </w:r>
      <w:proofErr w:type="spellEnd"/>
      <w:r>
        <w:t xml:space="preserve"> geschaffene Mehrwert einen erheblichen Einfluss auf die Unterstützungsbereitschaft hat.</w:t>
      </w:r>
      <w:r>
        <w:rPr>
          <w:rStyle w:val="Funotenzeichen"/>
        </w:rPr>
        <w:footnoteReference w:id="86"/>
      </w:r>
      <w:r>
        <w:t xml:space="preserve"> Die Motive „anderen zu helfen“ und „Teil einer Gemeinschaft“ zu sein, können hierbei als intrinsisch betrachtet werden, während es sich beim „Sammeln von Belohnungen“ um ein extrinsisches Motiv handelt.</w:t>
      </w:r>
      <w:r>
        <w:rPr>
          <w:rStyle w:val="Funotenzeichen"/>
        </w:rPr>
        <w:footnoteReference w:id="87"/>
      </w:r>
      <w:r>
        <w:t xml:space="preserve"> Interessanterweise deuten die Ergebnisse von Bürger und Kleinert daraufhin, dass Unterstützer besonders positiv auf finanzielle Vorteile wie z.B. Preisreduktionen </w:t>
      </w:r>
      <w:r>
        <w:lastRenderedPageBreak/>
        <w:t>reagieren, während intrinsische Motive keine Relevanz für diese Entscheidung haben.</w:t>
      </w:r>
      <w:r>
        <w:rPr>
          <w:rStyle w:val="Funotenzeichen"/>
        </w:rPr>
        <w:footnoteReference w:id="88"/>
      </w:r>
      <w:r>
        <w:t xml:space="preserve"> </w:t>
      </w:r>
      <w:proofErr w:type="spellStart"/>
      <w:r>
        <w:t>Cholokova</w:t>
      </w:r>
      <w:proofErr w:type="spellEnd"/>
      <w:r>
        <w:t xml:space="preserve"> und </w:t>
      </w:r>
      <w:proofErr w:type="spellStart"/>
      <w:r>
        <w:t>Clarrysse</w:t>
      </w:r>
      <w:proofErr w:type="spellEnd"/>
      <w:r>
        <w:t xml:space="preserve"> führen aus, dass nicht-finanzielle Motive keinen erheblichen positiven Einfluss auf die Unterstützungsbereitschaft der Individuen hat.</w:t>
      </w:r>
      <w:r>
        <w:rPr>
          <w:rStyle w:val="Funotenzeichen"/>
        </w:rPr>
        <w:footnoteReference w:id="89"/>
      </w:r>
      <w:r>
        <w:t xml:space="preserve"> Darauf basierend wird folgende Hypothese aufgestellt:</w:t>
      </w:r>
    </w:p>
    <w:p w14:paraId="6DEBD1AC" w14:textId="77777777" w:rsidR="000C2DC2" w:rsidRPr="009340F3" w:rsidRDefault="000C2DC2" w:rsidP="000C2DC2">
      <w:pPr>
        <w:pStyle w:val="Zitat"/>
        <w:ind w:left="0"/>
        <w:rPr>
          <w:rFonts w:cs="Arial"/>
          <w:i/>
        </w:rPr>
      </w:pPr>
      <w:r w:rsidRPr="009340F3">
        <w:rPr>
          <w:rFonts w:cs="Arial"/>
          <w:i/>
        </w:rPr>
        <w:t>H</w:t>
      </w:r>
      <w:r w:rsidRPr="003453F7">
        <w:rPr>
          <w:rFonts w:cs="Arial"/>
          <w:i/>
          <w:vertAlign w:val="subscript"/>
        </w:rPr>
        <w:t>3</w:t>
      </w:r>
      <w:r w:rsidRPr="009340F3">
        <w:rPr>
          <w:rFonts w:cs="Arial"/>
          <w:i/>
        </w:rPr>
        <w:t xml:space="preserve">: Im Kontext des SBC sind extrinsische Motive stärkere Treiber bei der Entscheidung </w:t>
      </w:r>
      <w:proofErr w:type="spellStart"/>
      <w:r w:rsidRPr="009340F3">
        <w:rPr>
          <w:rFonts w:cs="Arial"/>
          <w:i/>
        </w:rPr>
        <w:t>Creator</w:t>
      </w:r>
      <w:proofErr w:type="spellEnd"/>
      <w:r w:rsidRPr="009340F3">
        <w:rPr>
          <w:rFonts w:cs="Arial"/>
          <w:i/>
        </w:rPr>
        <w:t xml:space="preserve"> zu unterstützen als intrinsische Motive.</w:t>
      </w:r>
    </w:p>
    <w:p w14:paraId="0AD79545" w14:textId="77777777" w:rsidR="000C2DC2" w:rsidRDefault="000C2DC2" w:rsidP="000C2DC2">
      <w:r>
        <w:t>Auf Basis der Studie von Steigenberger wurde in dieser Feldstudie zudem die Plattformnutzung gemessen.</w:t>
      </w:r>
      <w:r>
        <w:rPr>
          <w:rStyle w:val="Funotenzeichen"/>
        </w:rPr>
        <w:footnoteReference w:id="90"/>
      </w:r>
      <w:r>
        <w:t xml:space="preserve"> Von dem Hintergrund der Frage, ob diese gemessene Variable tatsächlich Aussagekraft über die Motivation der Unterstützer auf SBC Plattformen ist, ergibt sich auch folgende Hypothese:</w:t>
      </w:r>
    </w:p>
    <w:p w14:paraId="0B862D32" w14:textId="77777777" w:rsidR="000C2DC2" w:rsidRPr="009340F3" w:rsidRDefault="000C2DC2" w:rsidP="000C2DC2">
      <w:pPr>
        <w:pStyle w:val="Zitat"/>
        <w:ind w:left="0"/>
        <w:rPr>
          <w:rFonts w:cs="Arial"/>
          <w:i/>
        </w:rPr>
      </w:pPr>
      <w:r w:rsidRPr="009340F3">
        <w:rPr>
          <w:rFonts w:cs="Arial"/>
          <w:i/>
        </w:rPr>
        <w:t>H</w:t>
      </w:r>
      <w:r w:rsidRPr="00AB1134">
        <w:rPr>
          <w:rFonts w:cs="Arial"/>
          <w:i/>
          <w:vertAlign w:val="subscript"/>
        </w:rPr>
        <w:t>4</w:t>
      </w:r>
      <w:r w:rsidRPr="009340F3">
        <w:rPr>
          <w:rFonts w:cs="Arial"/>
          <w:i/>
        </w:rPr>
        <w:t>: Einzelne Faktoren der Motivation von SBC Unterstützern lassen sich mithilfe der unabhängigen variablen Plattformnutzung erklären.</w:t>
      </w:r>
    </w:p>
    <w:p w14:paraId="35808253" w14:textId="77777777" w:rsidR="000C2DC2" w:rsidRPr="0057167A" w:rsidRDefault="000C2DC2" w:rsidP="000C2DC2">
      <w:pPr>
        <w:rPr>
          <w:rFonts w:asciiTheme="minorBidi" w:hAnsiTheme="minorBidi"/>
        </w:rPr>
      </w:pPr>
    </w:p>
    <w:p w14:paraId="1E14759C" w14:textId="77777777" w:rsidR="000C2DC2" w:rsidRPr="00BD6FA5" w:rsidRDefault="000C2DC2" w:rsidP="00811E0E">
      <w:pPr>
        <w:pStyle w:val="berschrift2"/>
      </w:pPr>
      <w:bookmarkStart w:id="39" w:name="_Toc77703317"/>
      <w:r>
        <w:t>Erhebungsmethode</w:t>
      </w:r>
      <w:bookmarkEnd w:id="39"/>
    </w:p>
    <w:p w14:paraId="11F091C7" w14:textId="761A8013" w:rsidR="00AB275F" w:rsidRDefault="000C2DC2" w:rsidP="00AB275F">
      <w:pPr>
        <w:rPr>
          <w:rFonts w:asciiTheme="minorBidi" w:hAnsiTheme="minorBidi"/>
        </w:rPr>
      </w:pPr>
      <w:r w:rsidRPr="00BD6FA5">
        <w:rPr>
          <w:rFonts w:asciiTheme="minorBidi" w:hAnsiTheme="minorBidi"/>
        </w:rPr>
        <w:t>Um der</w:t>
      </w:r>
      <w:r>
        <w:rPr>
          <w:rFonts w:asciiTheme="minorBidi" w:hAnsiTheme="minorBidi"/>
        </w:rPr>
        <w:t xml:space="preserve"> </w:t>
      </w:r>
      <w:r w:rsidRPr="00BD6FA5">
        <w:rPr>
          <w:rFonts w:asciiTheme="minorBidi" w:hAnsiTheme="minorBidi"/>
        </w:rPr>
        <w:t>Forschungsfrage</w:t>
      </w:r>
      <w:r>
        <w:rPr>
          <w:rFonts w:asciiTheme="minorBidi" w:hAnsiTheme="minorBidi"/>
        </w:rPr>
        <w:t xml:space="preserve"> dieser Arbeit nachzugehen</w:t>
      </w:r>
      <w:r w:rsidRPr="00BD6FA5">
        <w:rPr>
          <w:rFonts w:asciiTheme="minorBidi" w:hAnsiTheme="minorBidi"/>
        </w:rPr>
        <w:t xml:space="preserve">, was Personen dazu </w:t>
      </w:r>
      <w:r>
        <w:rPr>
          <w:rFonts w:asciiTheme="minorBidi" w:hAnsiTheme="minorBidi"/>
        </w:rPr>
        <w:t>motiviert</w:t>
      </w:r>
      <w:r w:rsidRPr="00BD6FA5">
        <w:rPr>
          <w:rFonts w:asciiTheme="minorBidi" w:hAnsiTheme="minorBidi"/>
        </w:rPr>
        <w:t xml:space="preserve">, </w:t>
      </w:r>
      <w:proofErr w:type="spellStart"/>
      <w:r w:rsidRPr="00BD6FA5">
        <w:rPr>
          <w:rFonts w:asciiTheme="minorBidi" w:hAnsiTheme="minorBidi"/>
        </w:rPr>
        <w:t>Creator</w:t>
      </w:r>
      <w:proofErr w:type="spellEnd"/>
      <w:r w:rsidRPr="00BD6FA5">
        <w:rPr>
          <w:rFonts w:asciiTheme="minorBidi" w:hAnsiTheme="minorBidi"/>
        </w:rPr>
        <w:t xml:space="preserve"> auf SBC Plattformen zu unterstützen,</w:t>
      </w:r>
      <w:r>
        <w:rPr>
          <w:rFonts w:asciiTheme="minorBidi" w:hAnsiTheme="minorBidi"/>
        </w:rPr>
        <w:t xml:space="preserve"> </w:t>
      </w:r>
      <w:r w:rsidRPr="00BD6FA5">
        <w:rPr>
          <w:rFonts w:asciiTheme="minorBidi" w:hAnsiTheme="minorBidi"/>
        </w:rPr>
        <w:t xml:space="preserve">wurde über den Zeitraum von vier Wochen eine Felduntersuchung </w:t>
      </w:r>
      <w:r>
        <w:rPr>
          <w:rFonts w:asciiTheme="minorBidi" w:hAnsiTheme="minorBidi"/>
        </w:rPr>
        <w:t xml:space="preserve">mithilfe einer </w:t>
      </w:r>
      <w:proofErr w:type="gramStart"/>
      <w:r>
        <w:rPr>
          <w:rFonts w:asciiTheme="minorBidi" w:hAnsiTheme="minorBidi"/>
        </w:rPr>
        <w:t>Online Befragung</w:t>
      </w:r>
      <w:proofErr w:type="gramEnd"/>
      <w:r>
        <w:rPr>
          <w:rFonts w:asciiTheme="minorBidi" w:hAnsiTheme="minorBidi"/>
        </w:rPr>
        <w:t xml:space="preserve"> durchgeführt</w:t>
      </w:r>
      <w:r w:rsidRPr="00BD6FA5">
        <w:rPr>
          <w:rFonts w:asciiTheme="minorBidi" w:hAnsiTheme="minorBidi"/>
        </w:rPr>
        <w:t>.</w:t>
      </w:r>
    </w:p>
    <w:p w14:paraId="50D18917" w14:textId="77777777" w:rsidR="00AB275F" w:rsidRPr="00AB275F" w:rsidRDefault="00AB275F" w:rsidP="00AB275F">
      <w:pPr>
        <w:rPr>
          <w:rFonts w:asciiTheme="minorBidi" w:hAnsiTheme="minorBidi"/>
        </w:rPr>
      </w:pPr>
      <w:r w:rsidRPr="00AB275F">
        <w:rPr>
          <w:rFonts w:asciiTheme="minorBidi" w:hAnsiTheme="minorBidi"/>
        </w:rPr>
        <w:t xml:space="preserve">Um der Forschungsfrage auf den Grund zu gehen, was Personen dazu bewegt </w:t>
      </w:r>
      <w:proofErr w:type="spellStart"/>
      <w:r w:rsidRPr="00AB275F">
        <w:rPr>
          <w:rFonts w:asciiTheme="minorBidi" w:hAnsiTheme="minorBidi"/>
        </w:rPr>
        <w:t>Creator</w:t>
      </w:r>
      <w:proofErr w:type="spellEnd"/>
      <w:r w:rsidRPr="00AB275F">
        <w:rPr>
          <w:rFonts w:asciiTheme="minorBidi" w:hAnsiTheme="minorBidi"/>
        </w:rPr>
        <w:t xml:space="preserve"> auf SBC Plattformen zu unterstützen, wurde über den Zeitraum von vier Wochen, eine Felduntersuchung vorgenommen. Um eine Online-Befragung durchzuführen, wurde zu diesem Zweck eine Web-Applikation entwickelt.</w:t>
      </w:r>
    </w:p>
    <w:p w14:paraId="11851ACA" w14:textId="77777777" w:rsidR="00AB275F" w:rsidRPr="00AB275F" w:rsidRDefault="00AB275F" w:rsidP="00AB275F">
      <w:pPr>
        <w:rPr>
          <w:rFonts w:asciiTheme="minorBidi" w:hAnsiTheme="minorBidi"/>
        </w:rPr>
      </w:pPr>
      <w:r w:rsidRPr="00AB275F">
        <w:rPr>
          <w:rFonts w:asciiTheme="minorBidi" w:hAnsiTheme="minorBidi"/>
        </w:rPr>
        <w:t xml:space="preserve">Bei der Studie handelt es sich um eine Kombination aus qualitativen geschlossen Items und quantitativen offenen Fragen. Im Vorausgang der eigentlichen Studie wurde ein </w:t>
      </w:r>
      <w:proofErr w:type="spellStart"/>
      <w:r w:rsidRPr="00AB275F">
        <w:rPr>
          <w:rFonts w:asciiTheme="minorBidi" w:hAnsiTheme="minorBidi"/>
        </w:rPr>
        <w:t>Pre</w:t>
      </w:r>
      <w:proofErr w:type="spellEnd"/>
      <w:r w:rsidRPr="00AB275F">
        <w:rPr>
          <w:rFonts w:asciiTheme="minorBidi" w:hAnsiTheme="minorBidi"/>
        </w:rPr>
        <w:t>-Test mit einer Anzahl von 10 Probanden durchgeführt, um die Qualität des Fragebogens, vor der Durchführung der Erhebung, zu optimieren.</w:t>
      </w:r>
    </w:p>
    <w:p w14:paraId="75083FB7" w14:textId="77777777" w:rsidR="00BA5E51" w:rsidRDefault="00AB275F" w:rsidP="00AB275F">
      <w:pPr>
        <w:rPr>
          <w:rFonts w:asciiTheme="minorBidi" w:hAnsiTheme="minorBidi"/>
        </w:rPr>
      </w:pPr>
      <w:r w:rsidRPr="00AB275F">
        <w:rPr>
          <w:rFonts w:asciiTheme="minorBidi" w:hAnsiTheme="minorBidi"/>
        </w:rPr>
        <w:t xml:space="preserve">Für die Feldforschung wurde eine Stichprobe 56 Personen genommen. Für die Studie gab es in erster Linie kein Ausschlusskriterium, allerdings wurde beim Verteilen der Umfrage darauf geachtet, möglichst viele Plattformnutzer anzusprechen. Die Website wurde daher unter </w:t>
      </w:r>
      <w:r w:rsidRPr="00AB275F">
        <w:rPr>
          <w:rFonts w:asciiTheme="minorBidi" w:hAnsiTheme="minorBidi"/>
        </w:rPr>
        <w:lastRenderedPageBreak/>
        <w:t xml:space="preserve">anderem auf </w:t>
      </w:r>
      <w:proofErr w:type="spellStart"/>
      <w:r w:rsidRPr="00AB275F">
        <w:rPr>
          <w:rFonts w:asciiTheme="minorBidi" w:hAnsiTheme="minorBidi"/>
        </w:rPr>
        <w:t>themensspezifischen</w:t>
      </w:r>
      <w:proofErr w:type="spellEnd"/>
      <w:r w:rsidRPr="00AB275F">
        <w:rPr>
          <w:rFonts w:asciiTheme="minorBidi" w:hAnsiTheme="minorBidi"/>
        </w:rPr>
        <w:t xml:space="preserve"> Gruppen der sozialen Netzwerken </w:t>
      </w:r>
      <w:proofErr w:type="spellStart"/>
      <w:r w:rsidRPr="00AB275F">
        <w:rPr>
          <w:rFonts w:asciiTheme="minorBidi" w:hAnsiTheme="minorBidi"/>
        </w:rPr>
        <w:t>Discord</w:t>
      </w:r>
      <w:proofErr w:type="spellEnd"/>
      <w:r w:rsidRPr="00AB275F">
        <w:rPr>
          <w:rFonts w:asciiTheme="minorBidi" w:hAnsiTheme="minorBidi"/>
        </w:rPr>
        <w:t xml:space="preserve">, </w:t>
      </w:r>
      <w:proofErr w:type="spellStart"/>
      <w:r w:rsidRPr="00AB275F">
        <w:rPr>
          <w:rFonts w:asciiTheme="minorBidi" w:hAnsiTheme="minorBidi"/>
        </w:rPr>
        <w:t>Reddit</w:t>
      </w:r>
      <w:proofErr w:type="spellEnd"/>
      <w:r w:rsidRPr="00AB275F">
        <w:rPr>
          <w:rFonts w:asciiTheme="minorBidi" w:hAnsiTheme="minorBidi"/>
        </w:rPr>
        <w:t xml:space="preserve">, und Facebook platziert. </w:t>
      </w:r>
    </w:p>
    <w:p w14:paraId="55154A4C" w14:textId="00F9DF58" w:rsidR="000C2DC2" w:rsidRDefault="00BA5E51" w:rsidP="00BA5E51">
      <w:pPr>
        <w:rPr>
          <w:rFonts w:asciiTheme="minorBidi" w:hAnsiTheme="minorBidi"/>
        </w:rPr>
      </w:pPr>
      <w:r w:rsidRPr="00BA5E51">
        <w:rPr>
          <w:rFonts w:asciiTheme="minorBidi" w:hAnsiTheme="minorBidi"/>
        </w:rPr>
        <w:t>Da</w:t>
      </w:r>
      <w:r w:rsidR="000C1222">
        <w:rPr>
          <w:rFonts w:asciiTheme="minorBidi" w:hAnsiTheme="minorBidi"/>
        </w:rPr>
        <w:t xml:space="preserve"> </w:t>
      </w:r>
      <w:r w:rsidRPr="00BA5E51">
        <w:rPr>
          <w:rFonts w:asciiTheme="minorBidi" w:hAnsiTheme="minorBidi"/>
        </w:rPr>
        <w:t xml:space="preserve">bis dato keine allgemeingültige Skala </w:t>
      </w:r>
      <w:r w:rsidR="000C1222">
        <w:rPr>
          <w:rFonts w:asciiTheme="minorBidi" w:hAnsiTheme="minorBidi"/>
        </w:rPr>
        <w:t>vorhanden ist</w:t>
      </w:r>
      <w:r w:rsidRPr="00BA5E51">
        <w:rPr>
          <w:rFonts w:asciiTheme="minorBidi" w:hAnsiTheme="minorBidi"/>
        </w:rPr>
        <w:t>, welche die Motivation von Unterstützern auf Crowdfunding Plattformen bewertet, wurden bei der Fragebogenkonstruktion</w:t>
      </w:r>
      <w:r w:rsidR="000C1222">
        <w:rPr>
          <w:rFonts w:asciiTheme="minorBidi" w:hAnsiTheme="minorBidi"/>
        </w:rPr>
        <w:t xml:space="preserve"> </w:t>
      </w:r>
      <w:r w:rsidRPr="00BA5E51">
        <w:rPr>
          <w:rFonts w:asciiTheme="minorBidi" w:hAnsiTheme="minorBidi"/>
        </w:rPr>
        <w:t>Items aus unterschiedlichen</w:t>
      </w:r>
      <w:r w:rsidR="0009158D">
        <w:rPr>
          <w:rFonts w:asciiTheme="minorBidi" w:hAnsiTheme="minorBidi"/>
        </w:rPr>
        <w:t xml:space="preserve"> </w:t>
      </w:r>
      <w:r w:rsidRPr="00BA5E51">
        <w:rPr>
          <w:rFonts w:asciiTheme="minorBidi" w:hAnsiTheme="minorBidi"/>
        </w:rPr>
        <w:t>Quellen zusammengetragen und auf die Thematik des SBC angewendet.</w:t>
      </w:r>
      <w:r w:rsidR="000C1222">
        <w:rPr>
          <w:rFonts w:asciiTheme="minorBidi" w:hAnsiTheme="minorBidi"/>
        </w:rPr>
        <w:t xml:space="preserve"> Hierbei</w:t>
      </w:r>
      <w:r w:rsidRPr="00BA5E51">
        <w:rPr>
          <w:rFonts w:asciiTheme="minorBidi" w:hAnsiTheme="minorBidi"/>
        </w:rPr>
        <w:t xml:space="preserve"> orientierte man sich weitgehend an einschlägiger Crowdfunding Literatur</w:t>
      </w:r>
      <w:r w:rsidR="0009158D">
        <w:rPr>
          <w:rFonts w:asciiTheme="minorBidi" w:hAnsiTheme="minorBidi"/>
        </w:rPr>
        <w:t>, wobei die</w:t>
      </w:r>
      <w:r w:rsidRPr="00BA5E51">
        <w:rPr>
          <w:rFonts w:asciiTheme="minorBidi" w:hAnsiTheme="minorBidi"/>
        </w:rPr>
        <w:t xml:space="preserve"> Items je nach Einfluss auf die Unterstützungsbereitschaft, auf einer 7-Punkt-Likert Skala, bewertet </w:t>
      </w:r>
      <w:r w:rsidR="0009158D">
        <w:rPr>
          <w:rFonts w:asciiTheme="minorBidi" w:hAnsiTheme="minorBidi"/>
        </w:rPr>
        <w:t>wurden</w:t>
      </w:r>
      <w:r w:rsidRPr="00BA5E51">
        <w:rPr>
          <w:rFonts w:asciiTheme="minorBidi" w:hAnsiTheme="minorBidi"/>
        </w:rPr>
        <w:t>.</w:t>
      </w:r>
    </w:p>
    <w:p w14:paraId="2CD018A2" w14:textId="77777777" w:rsidR="000C2DC2" w:rsidRPr="00CF7A2B" w:rsidRDefault="000C2DC2" w:rsidP="000C2DC2">
      <w:pPr>
        <w:pStyle w:val="Beschriftung"/>
        <w:rPr>
          <w:bCs/>
        </w:rPr>
      </w:pPr>
      <w:r w:rsidRPr="00CF7A2B">
        <w:t xml:space="preserve">Tabelle </w:t>
      </w:r>
      <w:r w:rsidR="00D94DC2">
        <w:fldChar w:fldCharType="begin"/>
      </w:r>
      <w:r w:rsidR="00D94DC2">
        <w:instrText xml:space="preserve"> SEQ Tabelle \* ARABIC </w:instrText>
      </w:r>
      <w:r w:rsidR="00D94DC2">
        <w:fldChar w:fldCharType="separate"/>
      </w:r>
      <w:r w:rsidRPr="00CF7A2B">
        <w:rPr>
          <w:noProof/>
        </w:rPr>
        <w:t>1</w:t>
      </w:r>
      <w:r w:rsidR="00D94DC2">
        <w:rPr>
          <w:noProof/>
        </w:rPr>
        <w:fldChar w:fldCharType="end"/>
      </w:r>
      <w:r w:rsidRPr="00CF7A2B">
        <w:t xml:space="preserve">: </w:t>
      </w:r>
      <w:r w:rsidRPr="00CF7A2B">
        <w:rPr>
          <w:bCs/>
        </w:rPr>
        <w:t>Tabellenbeschriftung</w:t>
      </w:r>
    </w:p>
    <w:p w14:paraId="464DBC38" w14:textId="77777777" w:rsidR="000C2DC2" w:rsidRPr="00CF12B3" w:rsidRDefault="000C2DC2" w:rsidP="000C2DC2">
      <w:pPr>
        <w:pStyle w:val="Beschriftung"/>
      </w:pPr>
      <w:r w:rsidRPr="00CF7A2B">
        <w:t>Quelle: Eigene Darstellung</w:t>
      </w:r>
    </w:p>
    <w:tbl>
      <w:tblPr>
        <w:tblStyle w:val="EinfacheTabelle3"/>
        <w:tblW w:w="0" w:type="auto"/>
        <w:tblLook w:val="04A0" w:firstRow="1" w:lastRow="0" w:firstColumn="1" w:lastColumn="0" w:noHBand="0" w:noVBand="1"/>
      </w:tblPr>
      <w:tblGrid>
        <w:gridCol w:w="567"/>
        <w:gridCol w:w="1701"/>
        <w:gridCol w:w="4820"/>
        <w:gridCol w:w="1984"/>
      </w:tblGrid>
      <w:tr w:rsidR="000C2DC2" w:rsidRPr="008E60E8" w14:paraId="60123C6B" w14:textId="77777777" w:rsidTr="000F4D14">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567" w:type="dxa"/>
            <w:noWrap/>
            <w:hideMark/>
          </w:tcPr>
          <w:p w14:paraId="2F3A811E" w14:textId="77777777" w:rsidR="000C2DC2" w:rsidRPr="00110CED" w:rsidRDefault="000C2DC2" w:rsidP="000F4D14">
            <w:pPr>
              <w:rPr>
                <w:rFonts w:cs="Arial"/>
              </w:rPr>
            </w:pPr>
            <w:r w:rsidRPr="00110CED">
              <w:rPr>
                <w:rFonts w:cs="Arial"/>
              </w:rPr>
              <w:t> </w:t>
            </w:r>
          </w:p>
        </w:tc>
        <w:tc>
          <w:tcPr>
            <w:tcW w:w="1701" w:type="dxa"/>
            <w:noWrap/>
            <w:hideMark/>
          </w:tcPr>
          <w:p w14:paraId="72782E64" w14:textId="77777777" w:rsidR="000C2DC2" w:rsidRPr="008E60E8" w:rsidRDefault="000C2DC2" w:rsidP="000F4D14">
            <w:pPr>
              <w:jc w:val="center"/>
              <w:cnfStyle w:val="100000000000" w:firstRow="1" w:lastRow="0" w:firstColumn="0" w:lastColumn="0" w:oddVBand="0" w:evenVBand="0" w:oddHBand="0" w:evenHBand="0" w:firstRowFirstColumn="0" w:firstRowLastColumn="0" w:lastRowFirstColumn="0" w:lastRowLastColumn="0"/>
              <w:rPr>
                <w:rFonts w:cs="Arial"/>
              </w:rPr>
            </w:pPr>
            <w:r w:rsidRPr="008E60E8">
              <w:rPr>
                <w:rFonts w:cs="Arial"/>
              </w:rPr>
              <w:t>Item-Name</w:t>
            </w:r>
          </w:p>
        </w:tc>
        <w:tc>
          <w:tcPr>
            <w:tcW w:w="4820" w:type="dxa"/>
            <w:noWrap/>
            <w:hideMark/>
          </w:tcPr>
          <w:p w14:paraId="0798B202" w14:textId="77777777" w:rsidR="000C2DC2" w:rsidRPr="008E60E8" w:rsidRDefault="000C2DC2" w:rsidP="000F4D14">
            <w:pPr>
              <w:jc w:val="center"/>
              <w:cnfStyle w:val="100000000000" w:firstRow="1" w:lastRow="0" w:firstColumn="0" w:lastColumn="0" w:oddVBand="0" w:evenVBand="0" w:oddHBand="0" w:evenHBand="0" w:firstRowFirstColumn="0" w:firstRowLastColumn="0" w:lastRowFirstColumn="0" w:lastRowLastColumn="0"/>
              <w:rPr>
                <w:rFonts w:cs="Arial"/>
              </w:rPr>
            </w:pPr>
            <w:r w:rsidRPr="008E60E8">
              <w:rPr>
                <w:rFonts w:cs="Arial"/>
              </w:rPr>
              <w:t>Formulierung</w:t>
            </w:r>
          </w:p>
        </w:tc>
        <w:tc>
          <w:tcPr>
            <w:tcW w:w="1984" w:type="dxa"/>
            <w:noWrap/>
            <w:hideMark/>
          </w:tcPr>
          <w:p w14:paraId="07F1BDFD" w14:textId="77777777" w:rsidR="000C2DC2" w:rsidRPr="008E60E8" w:rsidRDefault="000C2DC2" w:rsidP="000F4D14">
            <w:pPr>
              <w:jc w:val="center"/>
              <w:cnfStyle w:val="100000000000" w:firstRow="1" w:lastRow="0" w:firstColumn="0" w:lastColumn="0" w:oddVBand="0" w:evenVBand="0" w:oddHBand="0" w:evenHBand="0" w:firstRowFirstColumn="0" w:firstRowLastColumn="0" w:lastRowFirstColumn="0" w:lastRowLastColumn="0"/>
              <w:rPr>
                <w:rFonts w:cs="Arial"/>
              </w:rPr>
            </w:pPr>
            <w:r w:rsidRPr="008E60E8">
              <w:rPr>
                <w:rFonts w:cs="Arial"/>
              </w:rPr>
              <w:t>Quelle</w:t>
            </w:r>
          </w:p>
        </w:tc>
      </w:tr>
      <w:tr w:rsidR="000C2DC2" w:rsidRPr="0073385B" w14:paraId="17211041" w14:textId="77777777" w:rsidTr="000F4D1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36A4C6D7" w14:textId="77777777" w:rsidR="000C2DC2" w:rsidRPr="008E60E8" w:rsidRDefault="000C2DC2" w:rsidP="000F4D14">
            <w:pPr>
              <w:jc w:val="center"/>
              <w:rPr>
                <w:rFonts w:cs="Arial"/>
              </w:rPr>
            </w:pPr>
          </w:p>
        </w:tc>
        <w:tc>
          <w:tcPr>
            <w:tcW w:w="1701" w:type="dxa"/>
            <w:noWrap/>
            <w:vAlign w:val="center"/>
            <w:hideMark/>
          </w:tcPr>
          <w:p w14:paraId="6A6CE425"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rPr>
            </w:pPr>
          </w:p>
        </w:tc>
        <w:tc>
          <w:tcPr>
            <w:tcW w:w="4820" w:type="dxa"/>
            <w:noWrap/>
            <w:hideMark/>
          </w:tcPr>
          <w:p w14:paraId="6E794890" w14:textId="77777777" w:rsidR="000C2DC2" w:rsidRPr="008E60E8" w:rsidRDefault="000C2DC2" w:rsidP="000F4D14">
            <w:pPr>
              <w:jc w:val="center"/>
              <w:cnfStyle w:val="000000100000" w:firstRow="0" w:lastRow="0" w:firstColumn="0" w:lastColumn="0" w:oddVBand="0" w:evenVBand="0" w:oddHBand="1" w:evenHBand="0" w:firstRowFirstColumn="0" w:firstRowLastColumn="0" w:lastRowFirstColumn="0" w:lastRowLastColumn="0"/>
              <w:rPr>
                <w:rFonts w:cs="Arial"/>
                <w:b/>
                <w:bCs/>
                <w:lang w:val="en-GB"/>
              </w:rPr>
            </w:pPr>
            <w:r w:rsidRPr="008E60E8">
              <w:rPr>
                <w:rFonts w:cs="Arial"/>
                <w:b/>
                <w:bCs/>
                <w:lang w:val="en-GB"/>
              </w:rPr>
              <w:t>I would subscribe to creators…</w:t>
            </w:r>
          </w:p>
        </w:tc>
        <w:tc>
          <w:tcPr>
            <w:tcW w:w="1984" w:type="dxa"/>
            <w:noWrap/>
            <w:hideMark/>
          </w:tcPr>
          <w:p w14:paraId="3DE1B672"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b/>
                <w:bCs/>
                <w:lang w:val="en-GB"/>
              </w:rPr>
            </w:pPr>
          </w:p>
        </w:tc>
      </w:tr>
      <w:tr w:rsidR="000C2DC2" w:rsidRPr="008E60E8" w14:paraId="5FD96A70" w14:textId="77777777" w:rsidTr="000F4D14">
        <w:trPr>
          <w:trHeight w:val="38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6A79431C" w14:textId="77777777" w:rsidR="000C2DC2" w:rsidRPr="008E60E8" w:rsidRDefault="000C2DC2" w:rsidP="000F4D14">
            <w:pPr>
              <w:jc w:val="center"/>
              <w:rPr>
                <w:rFonts w:cs="Arial"/>
              </w:rPr>
            </w:pPr>
            <w:r w:rsidRPr="008E60E8">
              <w:rPr>
                <w:rFonts w:cs="Arial"/>
              </w:rPr>
              <w:t>1</w:t>
            </w:r>
          </w:p>
        </w:tc>
        <w:tc>
          <w:tcPr>
            <w:tcW w:w="1701" w:type="dxa"/>
            <w:noWrap/>
            <w:vAlign w:val="center"/>
            <w:hideMark/>
          </w:tcPr>
          <w:p w14:paraId="49107D89"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rPr>
            </w:pPr>
            <w:r w:rsidRPr="008E60E8">
              <w:rPr>
                <w:rFonts w:cs="Arial"/>
              </w:rPr>
              <w:t>rew1</w:t>
            </w:r>
          </w:p>
        </w:tc>
        <w:tc>
          <w:tcPr>
            <w:tcW w:w="4820" w:type="dxa"/>
            <w:noWrap/>
            <w:hideMark/>
          </w:tcPr>
          <w:p w14:paraId="18ACCDFC"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lang w:val="en-GB"/>
              </w:rPr>
            </w:pPr>
            <w:r w:rsidRPr="008E60E8">
              <w:rPr>
                <w:rFonts w:cs="Arial"/>
                <w:lang w:val="en-GB"/>
              </w:rPr>
              <w:t>To receive rewards that I can use to play with</w:t>
            </w:r>
          </w:p>
        </w:tc>
        <w:tc>
          <w:tcPr>
            <w:tcW w:w="1984" w:type="dxa"/>
            <w:noWrap/>
            <w:hideMark/>
          </w:tcPr>
          <w:p w14:paraId="3866EE86"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8E60E8">
              <w:rPr>
                <w:rFonts w:cs="Arial"/>
              </w:rPr>
              <w:t>Cholakova</w:t>
            </w:r>
            <w:proofErr w:type="spellEnd"/>
            <w:r w:rsidRPr="008E60E8">
              <w:rPr>
                <w:rFonts w:cs="Arial"/>
              </w:rPr>
              <w:t xml:space="preserve"> </w:t>
            </w:r>
            <w:proofErr w:type="spellStart"/>
            <w:r w:rsidRPr="008E60E8">
              <w:rPr>
                <w:rFonts w:cs="Arial"/>
              </w:rPr>
              <w:t>and</w:t>
            </w:r>
            <w:proofErr w:type="spellEnd"/>
            <w:r w:rsidRPr="008E60E8">
              <w:rPr>
                <w:rFonts w:cs="Arial"/>
              </w:rPr>
              <w:t xml:space="preserve"> </w:t>
            </w:r>
            <w:proofErr w:type="spellStart"/>
            <w:r w:rsidRPr="008E60E8">
              <w:rPr>
                <w:rFonts w:cs="Arial"/>
              </w:rPr>
              <w:t>Clarysse</w:t>
            </w:r>
            <w:proofErr w:type="spellEnd"/>
            <w:r w:rsidRPr="008E60E8">
              <w:rPr>
                <w:rFonts w:cs="Arial"/>
              </w:rPr>
              <w:t xml:space="preserve"> 2015</w:t>
            </w:r>
          </w:p>
        </w:tc>
      </w:tr>
      <w:tr w:rsidR="000C2DC2" w:rsidRPr="008E60E8" w14:paraId="2E6455BE" w14:textId="77777777" w:rsidTr="000F4D1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32D529C6" w14:textId="77777777" w:rsidR="000C2DC2" w:rsidRPr="008E60E8" w:rsidRDefault="000C2DC2" w:rsidP="000F4D14">
            <w:pPr>
              <w:jc w:val="center"/>
              <w:rPr>
                <w:rFonts w:cs="Arial"/>
              </w:rPr>
            </w:pPr>
            <w:r w:rsidRPr="008E60E8">
              <w:rPr>
                <w:rFonts w:cs="Arial"/>
              </w:rPr>
              <w:t>2</w:t>
            </w:r>
          </w:p>
        </w:tc>
        <w:tc>
          <w:tcPr>
            <w:tcW w:w="1701" w:type="dxa"/>
            <w:noWrap/>
            <w:vAlign w:val="center"/>
            <w:hideMark/>
          </w:tcPr>
          <w:p w14:paraId="36B057AA"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rPr>
            </w:pPr>
            <w:r w:rsidRPr="008E60E8">
              <w:rPr>
                <w:rFonts w:cs="Arial"/>
              </w:rPr>
              <w:t>rew2</w:t>
            </w:r>
          </w:p>
        </w:tc>
        <w:tc>
          <w:tcPr>
            <w:tcW w:w="4820" w:type="dxa"/>
            <w:noWrap/>
            <w:hideMark/>
          </w:tcPr>
          <w:p w14:paraId="261FDA38"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lang w:val="en-GB"/>
              </w:rPr>
            </w:pPr>
            <w:r w:rsidRPr="008E60E8">
              <w:rPr>
                <w:rFonts w:cs="Arial"/>
                <w:lang w:val="en-GB"/>
              </w:rPr>
              <w:t>To receive content related rewards</w:t>
            </w:r>
          </w:p>
        </w:tc>
        <w:tc>
          <w:tcPr>
            <w:tcW w:w="1984" w:type="dxa"/>
            <w:noWrap/>
            <w:hideMark/>
          </w:tcPr>
          <w:p w14:paraId="2F03586F"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rPr>
            </w:pPr>
            <w:r w:rsidRPr="008E60E8">
              <w:rPr>
                <w:rFonts w:cs="Arial"/>
                <w:noProof/>
              </w:rPr>
              <w:t>Bretschneider and Leimeister 2017</w:t>
            </w:r>
          </w:p>
        </w:tc>
      </w:tr>
      <w:tr w:rsidR="000C2DC2" w:rsidRPr="008E60E8" w14:paraId="62083BDF" w14:textId="77777777" w:rsidTr="000F4D14">
        <w:trPr>
          <w:trHeight w:val="38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5A3A356F" w14:textId="77777777" w:rsidR="000C2DC2" w:rsidRPr="008E60E8" w:rsidRDefault="000C2DC2" w:rsidP="000F4D14">
            <w:pPr>
              <w:jc w:val="center"/>
              <w:rPr>
                <w:rFonts w:cs="Arial"/>
              </w:rPr>
            </w:pPr>
            <w:r w:rsidRPr="008E60E8">
              <w:rPr>
                <w:rFonts w:cs="Arial"/>
              </w:rPr>
              <w:t>3</w:t>
            </w:r>
          </w:p>
        </w:tc>
        <w:tc>
          <w:tcPr>
            <w:tcW w:w="1701" w:type="dxa"/>
            <w:noWrap/>
            <w:vAlign w:val="center"/>
            <w:hideMark/>
          </w:tcPr>
          <w:p w14:paraId="0620D43F"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rPr>
            </w:pPr>
            <w:r w:rsidRPr="008E60E8">
              <w:rPr>
                <w:rFonts w:cs="Arial"/>
              </w:rPr>
              <w:t>rew3</w:t>
            </w:r>
          </w:p>
        </w:tc>
        <w:tc>
          <w:tcPr>
            <w:tcW w:w="4820" w:type="dxa"/>
            <w:noWrap/>
            <w:hideMark/>
          </w:tcPr>
          <w:p w14:paraId="347B1E19"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lang w:val="en-GB"/>
              </w:rPr>
            </w:pPr>
            <w:r w:rsidRPr="008E60E8">
              <w:rPr>
                <w:rFonts w:cs="Arial"/>
                <w:lang w:val="en-GB"/>
              </w:rPr>
              <w:t>To get access to additional content</w:t>
            </w:r>
          </w:p>
        </w:tc>
        <w:tc>
          <w:tcPr>
            <w:tcW w:w="1984" w:type="dxa"/>
            <w:noWrap/>
            <w:hideMark/>
          </w:tcPr>
          <w:p w14:paraId="723E7B2C"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rPr>
            </w:pPr>
            <w:r w:rsidRPr="008E60E8">
              <w:rPr>
                <w:rFonts w:cs="Arial"/>
                <w:noProof/>
              </w:rPr>
              <w:t>Wohn et al. 2019</w:t>
            </w:r>
          </w:p>
        </w:tc>
      </w:tr>
      <w:tr w:rsidR="000C2DC2" w:rsidRPr="008E60E8" w14:paraId="6E2B5938" w14:textId="77777777" w:rsidTr="000F4D1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70EDC1A3" w14:textId="77777777" w:rsidR="000C2DC2" w:rsidRPr="008E60E8" w:rsidRDefault="000C2DC2" w:rsidP="000F4D14">
            <w:pPr>
              <w:jc w:val="center"/>
              <w:rPr>
                <w:rFonts w:cs="Arial"/>
              </w:rPr>
            </w:pPr>
            <w:r w:rsidRPr="008E60E8">
              <w:rPr>
                <w:rFonts w:cs="Arial"/>
              </w:rPr>
              <w:t>4</w:t>
            </w:r>
          </w:p>
        </w:tc>
        <w:tc>
          <w:tcPr>
            <w:tcW w:w="1701" w:type="dxa"/>
            <w:noWrap/>
            <w:vAlign w:val="center"/>
            <w:hideMark/>
          </w:tcPr>
          <w:p w14:paraId="6C2A6C12"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rPr>
            </w:pPr>
            <w:r w:rsidRPr="008E60E8">
              <w:rPr>
                <w:rFonts w:cs="Arial"/>
              </w:rPr>
              <w:t>rec1</w:t>
            </w:r>
          </w:p>
        </w:tc>
        <w:tc>
          <w:tcPr>
            <w:tcW w:w="4820" w:type="dxa"/>
            <w:noWrap/>
            <w:hideMark/>
          </w:tcPr>
          <w:p w14:paraId="3280D112"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lang w:val="en-GB"/>
              </w:rPr>
            </w:pPr>
            <w:r w:rsidRPr="008E60E8">
              <w:rPr>
                <w:rFonts w:cs="Arial"/>
                <w:lang w:val="en-GB"/>
              </w:rPr>
              <w:t>To get a special badge next to my username</w:t>
            </w:r>
          </w:p>
        </w:tc>
        <w:tc>
          <w:tcPr>
            <w:tcW w:w="1984" w:type="dxa"/>
            <w:noWrap/>
            <w:hideMark/>
          </w:tcPr>
          <w:p w14:paraId="12E173FC"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rPr>
            </w:pPr>
            <w:r w:rsidRPr="008E60E8">
              <w:rPr>
                <w:rFonts w:cs="Arial"/>
                <w:noProof/>
              </w:rPr>
              <w:t>Wohn et al. 2019</w:t>
            </w:r>
          </w:p>
        </w:tc>
      </w:tr>
      <w:tr w:rsidR="000C2DC2" w:rsidRPr="008E60E8" w14:paraId="7751F7CC" w14:textId="77777777" w:rsidTr="000F4D14">
        <w:trPr>
          <w:trHeight w:val="38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100AAEE9" w14:textId="77777777" w:rsidR="000C2DC2" w:rsidRPr="008E60E8" w:rsidRDefault="000C2DC2" w:rsidP="000F4D14">
            <w:pPr>
              <w:jc w:val="center"/>
              <w:rPr>
                <w:rFonts w:cs="Arial"/>
              </w:rPr>
            </w:pPr>
            <w:r w:rsidRPr="008E60E8">
              <w:rPr>
                <w:rFonts w:cs="Arial"/>
              </w:rPr>
              <w:t>5</w:t>
            </w:r>
          </w:p>
        </w:tc>
        <w:tc>
          <w:tcPr>
            <w:tcW w:w="1701" w:type="dxa"/>
            <w:noWrap/>
            <w:vAlign w:val="center"/>
            <w:hideMark/>
          </w:tcPr>
          <w:p w14:paraId="04E4D3F9"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rPr>
            </w:pPr>
            <w:r w:rsidRPr="008E60E8">
              <w:rPr>
                <w:rFonts w:cs="Arial"/>
              </w:rPr>
              <w:t>rec2</w:t>
            </w:r>
          </w:p>
        </w:tc>
        <w:tc>
          <w:tcPr>
            <w:tcW w:w="4820" w:type="dxa"/>
            <w:hideMark/>
          </w:tcPr>
          <w:p w14:paraId="59A4BB31"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lang w:val="en-GB"/>
              </w:rPr>
            </w:pPr>
            <w:r w:rsidRPr="008E60E8">
              <w:rPr>
                <w:rFonts w:cs="Arial"/>
                <w:lang w:val="en-GB"/>
              </w:rPr>
              <w:t>To receive acknowledgement from the creator I am supporting</w:t>
            </w:r>
          </w:p>
        </w:tc>
        <w:tc>
          <w:tcPr>
            <w:tcW w:w="1984" w:type="dxa"/>
            <w:noWrap/>
            <w:hideMark/>
          </w:tcPr>
          <w:p w14:paraId="1FAE286F"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rPr>
            </w:pPr>
            <w:r w:rsidRPr="008E60E8">
              <w:rPr>
                <w:rFonts w:cs="Arial"/>
                <w:noProof/>
              </w:rPr>
              <w:t>Bretschneider and Leimeister 2017</w:t>
            </w:r>
          </w:p>
        </w:tc>
      </w:tr>
      <w:tr w:rsidR="000C2DC2" w:rsidRPr="008E60E8" w14:paraId="6747D887" w14:textId="77777777" w:rsidTr="000F4D14">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1E9C4645" w14:textId="77777777" w:rsidR="000C2DC2" w:rsidRPr="008E60E8" w:rsidRDefault="000C2DC2" w:rsidP="000F4D14">
            <w:pPr>
              <w:jc w:val="center"/>
              <w:rPr>
                <w:rFonts w:cs="Arial"/>
              </w:rPr>
            </w:pPr>
            <w:r w:rsidRPr="008E60E8">
              <w:rPr>
                <w:rFonts w:cs="Arial"/>
              </w:rPr>
              <w:t>6</w:t>
            </w:r>
          </w:p>
        </w:tc>
        <w:tc>
          <w:tcPr>
            <w:tcW w:w="1701" w:type="dxa"/>
            <w:noWrap/>
            <w:vAlign w:val="center"/>
            <w:hideMark/>
          </w:tcPr>
          <w:p w14:paraId="6C4093F7"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rPr>
            </w:pPr>
            <w:r w:rsidRPr="008E60E8">
              <w:rPr>
                <w:rFonts w:cs="Arial"/>
              </w:rPr>
              <w:t>rec3</w:t>
            </w:r>
          </w:p>
        </w:tc>
        <w:tc>
          <w:tcPr>
            <w:tcW w:w="4820" w:type="dxa"/>
            <w:hideMark/>
          </w:tcPr>
          <w:p w14:paraId="04794ED7"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lang w:val="en-GB"/>
              </w:rPr>
            </w:pPr>
            <w:r w:rsidRPr="008E60E8">
              <w:rPr>
                <w:rFonts w:cs="Arial"/>
                <w:lang w:val="en-GB"/>
              </w:rPr>
              <w:t>To communicate my relationship to this project on social media sites</w:t>
            </w:r>
          </w:p>
        </w:tc>
        <w:tc>
          <w:tcPr>
            <w:tcW w:w="1984" w:type="dxa"/>
            <w:noWrap/>
            <w:hideMark/>
          </w:tcPr>
          <w:p w14:paraId="3CD234FE"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rPr>
            </w:pPr>
            <w:r w:rsidRPr="008E60E8">
              <w:rPr>
                <w:rFonts w:cs="Arial"/>
                <w:noProof/>
              </w:rPr>
              <w:t>Steigenberger 2017</w:t>
            </w:r>
          </w:p>
        </w:tc>
      </w:tr>
      <w:tr w:rsidR="000C2DC2" w:rsidRPr="008E60E8" w14:paraId="7A6F65FF" w14:textId="77777777" w:rsidTr="000F4D14">
        <w:trPr>
          <w:trHeight w:val="68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4A4A8E3B" w14:textId="77777777" w:rsidR="000C2DC2" w:rsidRPr="008E60E8" w:rsidRDefault="000C2DC2" w:rsidP="000F4D14">
            <w:pPr>
              <w:jc w:val="center"/>
              <w:rPr>
                <w:rFonts w:cs="Arial"/>
              </w:rPr>
            </w:pPr>
            <w:r w:rsidRPr="008E60E8">
              <w:rPr>
                <w:rFonts w:cs="Arial"/>
              </w:rPr>
              <w:t>7</w:t>
            </w:r>
          </w:p>
        </w:tc>
        <w:tc>
          <w:tcPr>
            <w:tcW w:w="1701" w:type="dxa"/>
            <w:noWrap/>
            <w:vAlign w:val="center"/>
            <w:hideMark/>
          </w:tcPr>
          <w:p w14:paraId="293F4972"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rPr>
            </w:pPr>
            <w:r w:rsidRPr="008E60E8">
              <w:rPr>
                <w:rFonts w:cs="Arial"/>
              </w:rPr>
              <w:t>con1</w:t>
            </w:r>
          </w:p>
        </w:tc>
        <w:tc>
          <w:tcPr>
            <w:tcW w:w="4820" w:type="dxa"/>
            <w:hideMark/>
          </w:tcPr>
          <w:p w14:paraId="7BF17659"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lang w:val="en-GB"/>
              </w:rPr>
            </w:pPr>
            <w:r w:rsidRPr="008E60E8">
              <w:rPr>
                <w:rFonts w:cs="Arial"/>
                <w:lang w:val="en-GB"/>
              </w:rPr>
              <w:t>To back good content and give creators the opportunity to retain control of their projects</w:t>
            </w:r>
          </w:p>
        </w:tc>
        <w:tc>
          <w:tcPr>
            <w:tcW w:w="1984" w:type="dxa"/>
            <w:noWrap/>
            <w:hideMark/>
          </w:tcPr>
          <w:p w14:paraId="79562FA9"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8E60E8">
              <w:rPr>
                <w:rFonts w:cs="Arial"/>
              </w:rPr>
              <w:t>Cholakova</w:t>
            </w:r>
            <w:proofErr w:type="spellEnd"/>
            <w:r w:rsidRPr="008E60E8">
              <w:rPr>
                <w:rFonts w:cs="Arial"/>
              </w:rPr>
              <w:t xml:space="preserve"> </w:t>
            </w:r>
            <w:proofErr w:type="spellStart"/>
            <w:r w:rsidRPr="008E60E8">
              <w:rPr>
                <w:rFonts w:cs="Arial"/>
              </w:rPr>
              <w:t>and</w:t>
            </w:r>
            <w:proofErr w:type="spellEnd"/>
            <w:r w:rsidRPr="008E60E8">
              <w:rPr>
                <w:rFonts w:cs="Arial"/>
              </w:rPr>
              <w:t xml:space="preserve"> </w:t>
            </w:r>
            <w:proofErr w:type="spellStart"/>
            <w:r w:rsidRPr="008E60E8">
              <w:rPr>
                <w:rFonts w:cs="Arial"/>
              </w:rPr>
              <w:t>Clarysse</w:t>
            </w:r>
            <w:proofErr w:type="spellEnd"/>
            <w:r w:rsidRPr="008E60E8">
              <w:rPr>
                <w:rFonts w:cs="Arial"/>
              </w:rPr>
              <w:t xml:space="preserve"> 2015</w:t>
            </w:r>
          </w:p>
        </w:tc>
      </w:tr>
      <w:tr w:rsidR="000C2DC2" w:rsidRPr="008E60E8" w14:paraId="618F5CF8" w14:textId="77777777" w:rsidTr="000F4D1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1EA8CE5E" w14:textId="77777777" w:rsidR="000C2DC2" w:rsidRPr="008E60E8" w:rsidRDefault="000C2DC2" w:rsidP="000F4D14">
            <w:pPr>
              <w:jc w:val="center"/>
              <w:rPr>
                <w:rFonts w:cs="Arial"/>
              </w:rPr>
            </w:pPr>
            <w:r w:rsidRPr="008E60E8">
              <w:rPr>
                <w:rFonts w:cs="Arial"/>
              </w:rPr>
              <w:t>8</w:t>
            </w:r>
          </w:p>
        </w:tc>
        <w:tc>
          <w:tcPr>
            <w:tcW w:w="1701" w:type="dxa"/>
            <w:noWrap/>
            <w:vAlign w:val="center"/>
            <w:hideMark/>
          </w:tcPr>
          <w:p w14:paraId="4D01A0D3"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rPr>
            </w:pPr>
            <w:r w:rsidRPr="008E60E8">
              <w:rPr>
                <w:rFonts w:cs="Arial"/>
              </w:rPr>
              <w:t>con2</w:t>
            </w:r>
          </w:p>
        </w:tc>
        <w:tc>
          <w:tcPr>
            <w:tcW w:w="4820" w:type="dxa"/>
            <w:hideMark/>
          </w:tcPr>
          <w:p w14:paraId="52838CBA"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lang w:val="en-GB"/>
              </w:rPr>
            </w:pPr>
            <w:r w:rsidRPr="008E60E8">
              <w:rPr>
                <w:rFonts w:cs="Arial"/>
                <w:lang w:val="en-GB"/>
              </w:rPr>
              <w:t>Because I appreciate the quality of the content</w:t>
            </w:r>
          </w:p>
        </w:tc>
        <w:tc>
          <w:tcPr>
            <w:tcW w:w="1984" w:type="dxa"/>
            <w:noWrap/>
            <w:hideMark/>
          </w:tcPr>
          <w:p w14:paraId="1BBA9FC1"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rPr>
            </w:pPr>
            <w:r w:rsidRPr="008E60E8">
              <w:rPr>
                <w:rFonts w:cs="Arial"/>
                <w:noProof/>
              </w:rPr>
              <w:t>Wohn et al. 2019</w:t>
            </w:r>
          </w:p>
        </w:tc>
      </w:tr>
      <w:tr w:rsidR="000C2DC2" w:rsidRPr="008E60E8" w14:paraId="1F3064B0" w14:textId="77777777" w:rsidTr="000F4D14">
        <w:trPr>
          <w:trHeight w:val="38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53EE763A" w14:textId="77777777" w:rsidR="000C2DC2" w:rsidRPr="008E60E8" w:rsidRDefault="000C2DC2" w:rsidP="000F4D14">
            <w:pPr>
              <w:jc w:val="center"/>
              <w:rPr>
                <w:rFonts w:cs="Arial"/>
              </w:rPr>
            </w:pPr>
            <w:r w:rsidRPr="008E60E8">
              <w:rPr>
                <w:rFonts w:cs="Arial"/>
              </w:rPr>
              <w:t>9</w:t>
            </w:r>
          </w:p>
        </w:tc>
        <w:tc>
          <w:tcPr>
            <w:tcW w:w="1701" w:type="dxa"/>
            <w:noWrap/>
            <w:vAlign w:val="center"/>
            <w:hideMark/>
          </w:tcPr>
          <w:p w14:paraId="7E3A6AA1"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rPr>
            </w:pPr>
            <w:r w:rsidRPr="008E60E8">
              <w:rPr>
                <w:rFonts w:cs="Arial"/>
              </w:rPr>
              <w:t>sup1</w:t>
            </w:r>
          </w:p>
        </w:tc>
        <w:tc>
          <w:tcPr>
            <w:tcW w:w="4820" w:type="dxa"/>
            <w:hideMark/>
          </w:tcPr>
          <w:p w14:paraId="2219A158"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8E60E8">
              <w:rPr>
                <w:rFonts w:cs="Arial"/>
              </w:rPr>
              <w:t>for</w:t>
            </w:r>
            <w:proofErr w:type="spellEnd"/>
            <w:r w:rsidRPr="008E60E8">
              <w:rPr>
                <w:rFonts w:cs="Arial"/>
              </w:rPr>
              <w:t xml:space="preserve"> </w:t>
            </w:r>
            <w:proofErr w:type="spellStart"/>
            <w:r w:rsidRPr="008E60E8">
              <w:rPr>
                <w:rFonts w:cs="Arial"/>
              </w:rPr>
              <w:t>philantropic</w:t>
            </w:r>
            <w:proofErr w:type="spellEnd"/>
            <w:r w:rsidRPr="008E60E8">
              <w:rPr>
                <w:rFonts w:cs="Arial"/>
              </w:rPr>
              <w:t xml:space="preserve"> </w:t>
            </w:r>
            <w:proofErr w:type="spellStart"/>
            <w:r w:rsidRPr="008E60E8">
              <w:rPr>
                <w:rFonts w:cs="Arial"/>
              </w:rPr>
              <w:t>reasons</w:t>
            </w:r>
            <w:proofErr w:type="spellEnd"/>
            <w:r w:rsidRPr="008E60E8">
              <w:rPr>
                <w:rFonts w:cs="Arial"/>
              </w:rPr>
              <w:t xml:space="preserve"> </w:t>
            </w:r>
          </w:p>
        </w:tc>
        <w:tc>
          <w:tcPr>
            <w:tcW w:w="1984" w:type="dxa"/>
            <w:noWrap/>
            <w:hideMark/>
          </w:tcPr>
          <w:p w14:paraId="4C4F7460"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rPr>
            </w:pPr>
            <w:proofErr w:type="spellStart"/>
            <w:r w:rsidRPr="008E60E8">
              <w:rPr>
                <w:rFonts w:cs="Arial"/>
              </w:rPr>
              <w:t>Trembley</w:t>
            </w:r>
            <w:proofErr w:type="spellEnd"/>
            <w:r w:rsidRPr="008E60E8">
              <w:rPr>
                <w:rFonts w:cs="Arial"/>
              </w:rPr>
              <w:t xml:space="preserve"> 2009</w:t>
            </w:r>
          </w:p>
        </w:tc>
      </w:tr>
      <w:tr w:rsidR="000C2DC2" w:rsidRPr="008E60E8" w14:paraId="74B9BC76" w14:textId="77777777" w:rsidTr="000F4D14">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1E93774D" w14:textId="77777777" w:rsidR="000C2DC2" w:rsidRPr="008E60E8" w:rsidRDefault="000C2DC2" w:rsidP="000F4D14">
            <w:pPr>
              <w:jc w:val="center"/>
              <w:rPr>
                <w:rFonts w:cs="Arial"/>
              </w:rPr>
            </w:pPr>
            <w:r w:rsidRPr="008E60E8">
              <w:rPr>
                <w:rFonts w:cs="Arial"/>
              </w:rPr>
              <w:lastRenderedPageBreak/>
              <w:t>10</w:t>
            </w:r>
          </w:p>
        </w:tc>
        <w:tc>
          <w:tcPr>
            <w:tcW w:w="1701" w:type="dxa"/>
            <w:noWrap/>
            <w:vAlign w:val="center"/>
            <w:hideMark/>
          </w:tcPr>
          <w:p w14:paraId="1A5483C4"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rPr>
            </w:pPr>
            <w:r w:rsidRPr="008E60E8">
              <w:rPr>
                <w:rFonts w:cs="Arial"/>
              </w:rPr>
              <w:t>sup2</w:t>
            </w:r>
          </w:p>
        </w:tc>
        <w:tc>
          <w:tcPr>
            <w:tcW w:w="4820" w:type="dxa"/>
            <w:hideMark/>
          </w:tcPr>
          <w:p w14:paraId="374FB1EC"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lang w:val="en-GB"/>
              </w:rPr>
            </w:pPr>
            <w:r w:rsidRPr="008E60E8">
              <w:rPr>
                <w:rFonts w:cs="Arial"/>
                <w:lang w:val="en-GB"/>
              </w:rPr>
              <w:t>Because I want to help creators with good content, without expecting any compensation</w:t>
            </w:r>
          </w:p>
        </w:tc>
        <w:tc>
          <w:tcPr>
            <w:tcW w:w="1984" w:type="dxa"/>
            <w:noWrap/>
            <w:hideMark/>
          </w:tcPr>
          <w:p w14:paraId="07697BA9"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rPr>
            </w:pPr>
            <w:r w:rsidRPr="008E60E8">
              <w:rPr>
                <w:rFonts w:cs="Arial"/>
                <w:noProof/>
              </w:rPr>
              <w:t>Wohn et al. 2019</w:t>
            </w:r>
          </w:p>
        </w:tc>
      </w:tr>
      <w:tr w:rsidR="000C2DC2" w:rsidRPr="008E60E8" w14:paraId="752AB8A0" w14:textId="77777777" w:rsidTr="000F4D14">
        <w:trPr>
          <w:trHeight w:val="68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147FF24E" w14:textId="77777777" w:rsidR="000C2DC2" w:rsidRPr="008E60E8" w:rsidRDefault="000C2DC2" w:rsidP="000F4D14">
            <w:pPr>
              <w:jc w:val="center"/>
              <w:rPr>
                <w:rFonts w:cs="Arial"/>
              </w:rPr>
            </w:pPr>
            <w:r w:rsidRPr="008E60E8">
              <w:rPr>
                <w:rFonts w:cs="Arial"/>
              </w:rPr>
              <w:t>11</w:t>
            </w:r>
          </w:p>
        </w:tc>
        <w:tc>
          <w:tcPr>
            <w:tcW w:w="1701" w:type="dxa"/>
            <w:noWrap/>
            <w:vAlign w:val="center"/>
            <w:hideMark/>
          </w:tcPr>
          <w:p w14:paraId="0B7F627F"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rPr>
            </w:pPr>
            <w:r w:rsidRPr="008E60E8">
              <w:rPr>
                <w:rFonts w:cs="Arial"/>
              </w:rPr>
              <w:t>sup3</w:t>
            </w:r>
          </w:p>
        </w:tc>
        <w:tc>
          <w:tcPr>
            <w:tcW w:w="4820" w:type="dxa"/>
            <w:hideMark/>
          </w:tcPr>
          <w:p w14:paraId="30F2528B"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lang w:val="en-GB"/>
              </w:rPr>
            </w:pPr>
            <w:r w:rsidRPr="008E60E8">
              <w:rPr>
                <w:rFonts w:cs="Arial"/>
                <w:lang w:val="en-GB"/>
              </w:rPr>
              <w:t xml:space="preserve">Because I deeply enjoy helping creators on subscription based crowdfunding </w:t>
            </w:r>
            <w:proofErr w:type="spellStart"/>
            <w:r w:rsidRPr="008E60E8">
              <w:rPr>
                <w:rFonts w:cs="Arial"/>
                <w:lang w:val="en-GB"/>
              </w:rPr>
              <w:t>plattforms</w:t>
            </w:r>
            <w:proofErr w:type="spellEnd"/>
            <w:r w:rsidRPr="008E60E8">
              <w:rPr>
                <w:rFonts w:cs="Arial"/>
                <w:lang w:val="en-GB"/>
              </w:rPr>
              <w:t xml:space="preserve"> – even if I </w:t>
            </w:r>
            <w:proofErr w:type="gramStart"/>
            <w:r w:rsidRPr="008E60E8">
              <w:rPr>
                <w:rFonts w:cs="Arial"/>
                <w:lang w:val="en-GB"/>
              </w:rPr>
              <w:t>have to</w:t>
            </w:r>
            <w:proofErr w:type="gramEnd"/>
            <w:r w:rsidRPr="008E60E8">
              <w:rPr>
                <w:rFonts w:cs="Arial"/>
                <w:lang w:val="en-GB"/>
              </w:rPr>
              <w:t xml:space="preserve"> make sacrifices </w:t>
            </w:r>
            <w:proofErr w:type="spellStart"/>
            <w:r w:rsidRPr="008E60E8">
              <w:rPr>
                <w:rFonts w:cs="Arial"/>
                <w:lang w:val="en-GB"/>
              </w:rPr>
              <w:t>sacrifices</w:t>
            </w:r>
            <w:proofErr w:type="spellEnd"/>
            <w:r w:rsidRPr="008E60E8">
              <w:rPr>
                <w:rFonts w:cs="Arial"/>
                <w:lang w:val="en-GB"/>
              </w:rPr>
              <w:t xml:space="preserve"> </w:t>
            </w:r>
          </w:p>
        </w:tc>
        <w:tc>
          <w:tcPr>
            <w:tcW w:w="1984" w:type="dxa"/>
            <w:noWrap/>
            <w:hideMark/>
          </w:tcPr>
          <w:p w14:paraId="5B555F02"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rPr>
            </w:pPr>
            <w:r w:rsidRPr="008E60E8">
              <w:rPr>
                <w:rFonts w:cs="Arial"/>
                <w:noProof/>
              </w:rPr>
              <w:t>Bretschneider and Leimeister 2017</w:t>
            </w:r>
          </w:p>
        </w:tc>
      </w:tr>
      <w:tr w:rsidR="000C2DC2" w:rsidRPr="008E60E8" w14:paraId="1AF8BCF1" w14:textId="77777777" w:rsidTr="000F4D14">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02F9B75B" w14:textId="77777777" w:rsidR="000C2DC2" w:rsidRPr="008E60E8" w:rsidRDefault="000C2DC2" w:rsidP="000F4D14">
            <w:pPr>
              <w:jc w:val="center"/>
              <w:rPr>
                <w:rFonts w:cs="Arial"/>
              </w:rPr>
            </w:pPr>
            <w:r w:rsidRPr="008E60E8">
              <w:rPr>
                <w:rFonts w:cs="Arial"/>
              </w:rPr>
              <w:t>12</w:t>
            </w:r>
          </w:p>
        </w:tc>
        <w:tc>
          <w:tcPr>
            <w:tcW w:w="1701" w:type="dxa"/>
            <w:noWrap/>
            <w:vAlign w:val="center"/>
            <w:hideMark/>
          </w:tcPr>
          <w:p w14:paraId="40FBE0D2"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rPr>
            </w:pPr>
            <w:r w:rsidRPr="008E60E8">
              <w:rPr>
                <w:rFonts w:cs="Arial"/>
              </w:rPr>
              <w:t>com1</w:t>
            </w:r>
          </w:p>
        </w:tc>
        <w:tc>
          <w:tcPr>
            <w:tcW w:w="4820" w:type="dxa"/>
            <w:hideMark/>
          </w:tcPr>
          <w:p w14:paraId="19ECAC10"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lang w:val="en-GB"/>
              </w:rPr>
            </w:pPr>
            <w:r w:rsidRPr="008E60E8">
              <w:rPr>
                <w:rFonts w:cs="Arial"/>
                <w:lang w:val="en-GB"/>
              </w:rPr>
              <w:t>Because I enjoy the feeling of belonging to a community of other backers</w:t>
            </w:r>
          </w:p>
        </w:tc>
        <w:tc>
          <w:tcPr>
            <w:tcW w:w="1984" w:type="dxa"/>
            <w:noWrap/>
            <w:hideMark/>
          </w:tcPr>
          <w:p w14:paraId="2791AF24"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rPr>
            </w:pPr>
            <w:r w:rsidRPr="008E60E8">
              <w:rPr>
                <w:rFonts w:cs="Arial"/>
                <w:noProof/>
              </w:rPr>
              <w:t>Bretschneider and Leimeister 2017</w:t>
            </w:r>
          </w:p>
        </w:tc>
      </w:tr>
      <w:tr w:rsidR="000C2DC2" w:rsidRPr="008E60E8" w14:paraId="38BFB1C3" w14:textId="77777777" w:rsidTr="000F4D14">
        <w:trPr>
          <w:trHeight w:val="68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53751A41" w14:textId="77777777" w:rsidR="000C2DC2" w:rsidRPr="008E60E8" w:rsidRDefault="000C2DC2" w:rsidP="000F4D14">
            <w:pPr>
              <w:jc w:val="center"/>
              <w:rPr>
                <w:rFonts w:cs="Arial"/>
              </w:rPr>
            </w:pPr>
            <w:r w:rsidRPr="008E60E8">
              <w:rPr>
                <w:rFonts w:cs="Arial"/>
              </w:rPr>
              <w:t>13</w:t>
            </w:r>
          </w:p>
        </w:tc>
        <w:tc>
          <w:tcPr>
            <w:tcW w:w="1701" w:type="dxa"/>
            <w:noWrap/>
            <w:vAlign w:val="center"/>
            <w:hideMark/>
          </w:tcPr>
          <w:p w14:paraId="4E7D0C00"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rPr>
            </w:pPr>
            <w:r w:rsidRPr="008E60E8">
              <w:rPr>
                <w:rFonts w:cs="Arial"/>
              </w:rPr>
              <w:t>com2</w:t>
            </w:r>
          </w:p>
        </w:tc>
        <w:tc>
          <w:tcPr>
            <w:tcW w:w="4820" w:type="dxa"/>
            <w:hideMark/>
          </w:tcPr>
          <w:p w14:paraId="2E42346B"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lang w:val="en-GB"/>
              </w:rPr>
            </w:pPr>
            <w:r w:rsidRPr="008E60E8">
              <w:rPr>
                <w:rFonts w:cs="Arial"/>
                <w:lang w:val="en-GB"/>
              </w:rPr>
              <w:t>Because I enjoy interacting with the online community of backers and offer my advice about the project</w:t>
            </w:r>
          </w:p>
        </w:tc>
        <w:tc>
          <w:tcPr>
            <w:tcW w:w="1984" w:type="dxa"/>
            <w:noWrap/>
            <w:hideMark/>
          </w:tcPr>
          <w:p w14:paraId="3CE1AD3C" w14:textId="77777777" w:rsidR="000C2DC2" w:rsidRPr="008E60E8" w:rsidRDefault="000C2DC2" w:rsidP="000F4D14">
            <w:pPr>
              <w:cnfStyle w:val="000000000000" w:firstRow="0" w:lastRow="0" w:firstColumn="0" w:lastColumn="0" w:oddVBand="0" w:evenVBand="0" w:oddHBand="0" w:evenHBand="0" w:firstRowFirstColumn="0" w:firstRowLastColumn="0" w:lastRowFirstColumn="0" w:lastRowLastColumn="0"/>
              <w:rPr>
                <w:rFonts w:cs="Arial"/>
              </w:rPr>
            </w:pPr>
            <w:r w:rsidRPr="008E60E8">
              <w:rPr>
                <w:rFonts w:cs="Arial"/>
                <w:noProof/>
              </w:rPr>
              <w:t>Cholakova and Clarysse 2015</w:t>
            </w:r>
          </w:p>
        </w:tc>
      </w:tr>
      <w:tr w:rsidR="000C2DC2" w:rsidRPr="0073385B" w14:paraId="5C521B81" w14:textId="77777777" w:rsidTr="000F4D1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7" w:type="dxa"/>
            <w:noWrap/>
            <w:vAlign w:val="center"/>
            <w:hideMark/>
          </w:tcPr>
          <w:p w14:paraId="2D134CF3" w14:textId="77777777" w:rsidR="000C2DC2" w:rsidRPr="008E60E8" w:rsidRDefault="000C2DC2" w:rsidP="000F4D14">
            <w:pPr>
              <w:jc w:val="center"/>
              <w:rPr>
                <w:rFonts w:cs="Arial"/>
              </w:rPr>
            </w:pPr>
            <w:r w:rsidRPr="008E60E8">
              <w:rPr>
                <w:rFonts w:cs="Arial"/>
              </w:rPr>
              <w:t>14</w:t>
            </w:r>
          </w:p>
        </w:tc>
        <w:tc>
          <w:tcPr>
            <w:tcW w:w="1701" w:type="dxa"/>
            <w:noWrap/>
            <w:vAlign w:val="center"/>
            <w:hideMark/>
          </w:tcPr>
          <w:p w14:paraId="587BC837" w14:textId="77777777" w:rsidR="000C2DC2" w:rsidRPr="008E60E8" w:rsidRDefault="000C2DC2" w:rsidP="000F4D14">
            <w:pPr>
              <w:cnfStyle w:val="000000100000" w:firstRow="0" w:lastRow="0" w:firstColumn="0" w:lastColumn="0" w:oddVBand="0" w:evenVBand="0" w:oddHBand="1" w:evenHBand="0" w:firstRowFirstColumn="0" w:firstRowLastColumn="0" w:lastRowFirstColumn="0" w:lastRowLastColumn="0"/>
              <w:rPr>
                <w:rFonts w:cs="Arial"/>
              </w:rPr>
            </w:pPr>
            <w:r w:rsidRPr="008E60E8">
              <w:rPr>
                <w:rFonts w:cs="Arial"/>
              </w:rPr>
              <w:t>Amo1</w:t>
            </w:r>
          </w:p>
        </w:tc>
        <w:tc>
          <w:tcPr>
            <w:tcW w:w="4820" w:type="dxa"/>
            <w:hideMark/>
          </w:tcPr>
          <w:p w14:paraId="1FBCB9D4" w14:textId="77777777" w:rsidR="000C2DC2" w:rsidRPr="00110CED" w:rsidRDefault="000C2DC2" w:rsidP="000F4D14">
            <w:pPr>
              <w:cnfStyle w:val="000000100000" w:firstRow="0" w:lastRow="0" w:firstColumn="0" w:lastColumn="0" w:oddVBand="0" w:evenVBand="0" w:oddHBand="1" w:evenHBand="0" w:firstRowFirstColumn="0" w:firstRowLastColumn="0" w:lastRowFirstColumn="0" w:lastRowLastColumn="0"/>
              <w:rPr>
                <w:rFonts w:cs="Arial"/>
                <w:lang w:val="en-GB"/>
              </w:rPr>
            </w:pPr>
            <w:r w:rsidRPr="008E60E8">
              <w:rPr>
                <w:rFonts w:cs="Arial"/>
                <w:lang w:val="en-GB"/>
              </w:rPr>
              <w:t>I would never subscribe to creators</w:t>
            </w:r>
          </w:p>
        </w:tc>
        <w:tc>
          <w:tcPr>
            <w:tcW w:w="1984" w:type="dxa"/>
            <w:noWrap/>
            <w:hideMark/>
          </w:tcPr>
          <w:p w14:paraId="2631B74F" w14:textId="77777777" w:rsidR="000C2DC2" w:rsidRPr="00110CED" w:rsidRDefault="000C2DC2" w:rsidP="000F4D14">
            <w:pPr>
              <w:cnfStyle w:val="000000100000" w:firstRow="0" w:lastRow="0" w:firstColumn="0" w:lastColumn="0" w:oddVBand="0" w:evenVBand="0" w:oddHBand="1" w:evenHBand="0" w:firstRowFirstColumn="0" w:firstRowLastColumn="0" w:lastRowFirstColumn="0" w:lastRowLastColumn="0"/>
              <w:rPr>
                <w:rFonts w:cs="Arial"/>
                <w:lang w:val="en-GB"/>
              </w:rPr>
            </w:pPr>
          </w:p>
        </w:tc>
      </w:tr>
    </w:tbl>
    <w:p w14:paraId="54F5FA7B" w14:textId="77777777" w:rsidR="000C2DC2" w:rsidRPr="00F543B9" w:rsidRDefault="000C2DC2" w:rsidP="000C2DC2">
      <w:pPr>
        <w:rPr>
          <w:rFonts w:asciiTheme="minorBidi" w:hAnsiTheme="minorBidi"/>
          <w:lang w:val="en-US"/>
        </w:rPr>
      </w:pPr>
    </w:p>
    <w:p w14:paraId="7B97199F" w14:textId="77777777" w:rsidR="000C2DC2" w:rsidRPr="005E4C8D" w:rsidRDefault="000C2DC2" w:rsidP="000C2DC2">
      <w:pPr>
        <w:rPr>
          <w:rFonts w:asciiTheme="minorBidi" w:hAnsiTheme="minorBidi"/>
          <w:lang w:val="en-GB"/>
        </w:rPr>
      </w:pPr>
    </w:p>
    <w:p w14:paraId="6EBED9E7" w14:textId="1EC261FA" w:rsidR="000C2DC2" w:rsidRPr="00A11E8B" w:rsidRDefault="000C2DC2" w:rsidP="000C2DC2">
      <w:pPr>
        <w:rPr>
          <w:rFonts w:asciiTheme="minorBidi" w:hAnsiTheme="minorBidi"/>
        </w:rPr>
      </w:pPr>
      <w:r w:rsidRPr="00DA1752">
        <w:t xml:space="preserve">Um die Abbruchrate der Befragung gering zu halten, </w:t>
      </w:r>
      <w:r>
        <w:rPr>
          <w:rFonts w:ascii="Helvetica" w:hAnsi="Helvetica"/>
          <w:color w:val="000000"/>
          <w:sz w:val="23"/>
          <w:szCs w:val="23"/>
          <w:shd w:val="clear" w:color="auto" w:fill="FFFFFF"/>
        </w:rPr>
        <w:t xml:space="preserve">besteht schließlich der letzte Teil des Fragebogens aus den </w:t>
      </w:r>
      <w:r w:rsidR="00B40C6B">
        <w:rPr>
          <w:rFonts w:ascii="Helvetica" w:hAnsi="Helvetica"/>
          <w:color w:val="000000"/>
          <w:sz w:val="23"/>
          <w:szCs w:val="23"/>
          <w:shd w:val="clear" w:color="auto" w:fill="FFFFFF"/>
        </w:rPr>
        <w:t>geschlossenen</w:t>
      </w:r>
      <w:r w:rsidRPr="00E276BD">
        <w:rPr>
          <w:rFonts w:ascii="Helvetica" w:hAnsi="Helvetica"/>
          <w:color w:val="000000"/>
          <w:sz w:val="23"/>
          <w:szCs w:val="23"/>
          <w:shd w:val="clear" w:color="auto" w:fill="FFFFFF"/>
        </w:rPr>
        <w:t xml:space="preserve"> Fragen</w:t>
      </w:r>
      <w:r w:rsidRPr="00DA1752">
        <w:t>.</w:t>
      </w:r>
      <w:r>
        <w:rPr>
          <w:rStyle w:val="Funotenzeichen"/>
        </w:rPr>
        <w:footnoteReference w:id="91"/>
      </w:r>
      <w:r>
        <w:t xml:space="preserve"> Da die bisherige Forschung nur wenige Erkenntnisse zu den Motivationsgründen der Unterstützer gewonnen hat, wurde mit den offenen Fragen angestrebt, weitere </w:t>
      </w:r>
      <w:r w:rsidRPr="00091830">
        <w:t xml:space="preserve">Beweggründe von Unterstützern </w:t>
      </w:r>
      <w:r>
        <w:t xml:space="preserve">für das Abschließen und </w:t>
      </w:r>
      <w:r w:rsidRPr="00091830">
        <w:t xml:space="preserve">Aufnehmen einer </w:t>
      </w:r>
      <w:proofErr w:type="spellStart"/>
      <w:r w:rsidRPr="00091830">
        <w:t>Subs</w:t>
      </w:r>
      <w:r>
        <w:t>c</w:t>
      </w:r>
      <w:r w:rsidRPr="00091830">
        <w:t>ription</w:t>
      </w:r>
      <w:proofErr w:type="spellEnd"/>
      <w:r w:rsidRPr="00091830">
        <w:t xml:space="preserve"> auf SBC Plattformen</w:t>
      </w:r>
      <w:r>
        <w:t xml:space="preserve"> herauszuarbeiten</w:t>
      </w:r>
      <w:r w:rsidRPr="00091830">
        <w:t xml:space="preserve">. </w:t>
      </w:r>
    </w:p>
    <w:p w14:paraId="2ABA578C" w14:textId="2BAB9C81" w:rsidR="000C2DC2" w:rsidRDefault="000C2DC2" w:rsidP="000C2DC2">
      <w:r w:rsidRPr="00462707">
        <w:t xml:space="preserve">Um die Verständlichkeit der Fragen sowie die Qualität der Ergebnisse für eine erfolgreiche Informationsgewinnung sicherzustellen, wurde im Vorfeld ein </w:t>
      </w:r>
      <w:r>
        <w:t>Pretest des Fragebogens</w:t>
      </w:r>
      <w:r w:rsidRPr="00462707">
        <w:t xml:space="preserve"> mit 10 Probanden durchgeführt.</w:t>
      </w:r>
      <w:r w:rsidRPr="005158B0">
        <w:t xml:space="preserve"> </w:t>
      </w:r>
      <w:r w:rsidR="00462707">
        <w:t xml:space="preserve">Daraus ging </w:t>
      </w:r>
      <w:r>
        <w:t>hervor, dass das Konzept des SBC nicht für jeden Probanden offensichtlich und bekannt ist</w:t>
      </w:r>
      <w:r w:rsidR="00AA4C53">
        <w:t>. Daher wurde</w:t>
      </w:r>
      <w:r>
        <w:t xml:space="preserve"> eine Plattformsimulation implementiert, um ebenfalls Probanden zu gewinnen, die nicht unmittelbar mit der Thematik des SBC vertraut sind. Bei der Mock Plattform handelt es sich um eine stark simplifizierte Simulation einer SBC Plattform. Hierbei </w:t>
      </w:r>
      <w:r w:rsidR="00462707">
        <w:t xml:space="preserve">sollten insbesondere </w:t>
      </w:r>
      <w:r>
        <w:t>Gemeinschaft, Authentizität und</w:t>
      </w:r>
      <w:r w:rsidR="00AA4C53">
        <w:t xml:space="preserve"> die</w:t>
      </w:r>
      <w:r>
        <w:t xml:space="preserve"> </w:t>
      </w:r>
      <w:r w:rsidR="00462707">
        <w:t>Belohnungsklassen</w:t>
      </w:r>
      <w:r>
        <w:t xml:space="preserve"> </w:t>
      </w:r>
      <w:r w:rsidR="00AA4C53">
        <w:t>angedeutet werden</w:t>
      </w:r>
      <w:r>
        <w:t xml:space="preserve">. Der Aufbau dieser Mock Plattform besteht aus einem Profilbild Beschreibung </w:t>
      </w:r>
      <w:r>
        <w:lastRenderedPageBreak/>
        <w:t xml:space="preserve">eines Künstlers und aus einem Regler, um dem Nutzer die Auswahl eines monatlichen </w:t>
      </w:r>
      <w:proofErr w:type="spellStart"/>
      <w:r>
        <w:t>Subscription</w:t>
      </w:r>
      <w:proofErr w:type="spellEnd"/>
      <w:r>
        <w:t xml:space="preserve"> Betrages zu ermöglichen und damit verschiedene Belohnungen auszulösen. Dadurch wird ein Kontext zu den „</w:t>
      </w:r>
      <w:proofErr w:type="spellStart"/>
      <w:r>
        <w:t>Reward</w:t>
      </w:r>
      <w:proofErr w:type="spellEnd"/>
      <w:r>
        <w:t xml:space="preserve">“ Items der Online-Befragung hergestellt, sodass selbst unerfahrene Crowdfunding Nutzer dezidierte Antworten geben können. </w:t>
      </w:r>
    </w:p>
    <w:p w14:paraId="19B9A9F4" w14:textId="42C03868" w:rsidR="009F2E2D" w:rsidRDefault="009F2E2D" w:rsidP="009F2E2D">
      <w:r>
        <w:t>Bei der Mock Plattform handelt es sich um eine stark simplifizierte Simulation einer SBC Plattform.</w:t>
      </w:r>
      <w:r w:rsidR="009C6B6E">
        <w:t xml:space="preserve"> </w:t>
      </w:r>
      <w:r>
        <w:t xml:space="preserve">Hierbei wurden versucht auf die drei Erfolgsfaktoren </w:t>
      </w:r>
      <w:proofErr w:type="spellStart"/>
      <w:r>
        <w:t>Communtiy</w:t>
      </w:r>
      <w:proofErr w:type="spellEnd"/>
      <w:r>
        <w:t xml:space="preserve">, </w:t>
      </w:r>
      <w:proofErr w:type="spellStart"/>
      <w:r>
        <w:t>Authentzität</w:t>
      </w:r>
      <w:proofErr w:type="spellEnd"/>
      <w:r>
        <w:t xml:space="preserve"> und </w:t>
      </w:r>
      <w:proofErr w:type="spellStart"/>
      <w:r>
        <w:t>Reward</w:t>
      </w:r>
      <w:proofErr w:type="spellEnd"/>
      <w:r>
        <w:t xml:space="preserve"> Tiers zu vermitteln Somit wird ein Kontext zu den „</w:t>
      </w:r>
      <w:proofErr w:type="spellStart"/>
      <w:r>
        <w:t>Reward</w:t>
      </w:r>
      <w:proofErr w:type="spellEnd"/>
      <w:r>
        <w:t xml:space="preserve">“ Items der folgenden Online-Befragung hergestellt, sodass selbst die unerfahrenen Crowdfunding Nutzer dezidierte Antworten geben können. </w:t>
      </w:r>
    </w:p>
    <w:p w14:paraId="49BD6D9A" w14:textId="77777777" w:rsidR="000C2DC2" w:rsidRDefault="000C2DC2" w:rsidP="000C2DC2"/>
    <w:p w14:paraId="03227B53" w14:textId="77777777" w:rsidR="000C2DC2" w:rsidRPr="00AA1A19" w:rsidRDefault="000C2DC2" w:rsidP="000C2DC2">
      <w:pPr>
        <w:jc w:val="center"/>
      </w:pPr>
      <w:r w:rsidRPr="00D95863">
        <w:rPr>
          <w:rFonts w:cs="Arial"/>
          <w:noProof/>
          <w:lang w:val="de-CH" w:eastAsia="de-CH"/>
        </w:rPr>
        <w:drawing>
          <wp:inline distT="0" distB="0" distL="0" distR="0" wp14:anchorId="4A34BBCE" wp14:editId="6415A8CC">
            <wp:extent cx="2050319" cy="3448522"/>
            <wp:effectExtent l="0" t="0" r="7620" b="0"/>
            <wp:docPr id="1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2254" cy="3451776"/>
                    </a:xfrm>
                    <a:prstGeom prst="rect">
                      <a:avLst/>
                    </a:prstGeom>
                  </pic:spPr>
                </pic:pic>
              </a:graphicData>
            </a:graphic>
          </wp:inline>
        </w:drawing>
      </w:r>
      <w:r w:rsidRPr="00D95863">
        <w:rPr>
          <w:rFonts w:cs="Arial"/>
          <w:noProof/>
          <w:lang w:val="de-CH" w:eastAsia="de-CH"/>
        </w:rPr>
        <w:drawing>
          <wp:inline distT="0" distB="0" distL="0" distR="0" wp14:anchorId="2DF98795" wp14:editId="58D32111">
            <wp:extent cx="2050630" cy="3451026"/>
            <wp:effectExtent l="0" t="0" r="6985" b="0"/>
            <wp:docPr id="16"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1"/>
                    <a:stretch>
                      <a:fillRect/>
                    </a:stretch>
                  </pic:blipFill>
                  <pic:spPr>
                    <a:xfrm>
                      <a:off x="0" y="0"/>
                      <a:ext cx="2068078" cy="3480389"/>
                    </a:xfrm>
                    <a:prstGeom prst="rect">
                      <a:avLst/>
                    </a:prstGeom>
                  </pic:spPr>
                </pic:pic>
              </a:graphicData>
            </a:graphic>
          </wp:inline>
        </w:drawing>
      </w:r>
    </w:p>
    <w:p w14:paraId="5CE1D27A" w14:textId="77777777" w:rsidR="000C2DC2" w:rsidRPr="00CF12B3" w:rsidRDefault="000C2DC2" w:rsidP="000C2DC2">
      <w:pPr>
        <w:pStyle w:val="Beschriftung"/>
        <w:jc w:val="center"/>
      </w:pPr>
      <w:r w:rsidRPr="00CF12B3">
        <w:t xml:space="preserve">Abbildung </w:t>
      </w:r>
      <w:r w:rsidR="00D94DC2">
        <w:fldChar w:fldCharType="begin"/>
      </w:r>
      <w:r w:rsidR="00D94DC2">
        <w:instrText xml:space="preserve"> SEQ Abbildung \* ARABIC </w:instrText>
      </w:r>
      <w:r w:rsidR="00D94DC2">
        <w:fldChar w:fldCharType="separate"/>
      </w:r>
      <w:r>
        <w:rPr>
          <w:noProof/>
        </w:rPr>
        <w:t>3</w:t>
      </w:r>
      <w:r w:rsidR="00D94DC2">
        <w:rPr>
          <w:noProof/>
        </w:rPr>
        <w:fldChar w:fldCharType="end"/>
      </w:r>
      <w:r w:rsidRPr="00CF12B3">
        <w:t xml:space="preserve">: </w:t>
      </w:r>
      <w:r w:rsidRPr="00AA1A19">
        <w:t>Mobilansicht Mock Plattform, www.thecrowd.ml</w:t>
      </w:r>
    </w:p>
    <w:p w14:paraId="5E547C6B" w14:textId="77777777" w:rsidR="000C2DC2" w:rsidRPr="00CF12B3" w:rsidRDefault="000C2DC2" w:rsidP="000C2DC2">
      <w:pPr>
        <w:pStyle w:val="Beschriftung"/>
        <w:jc w:val="center"/>
      </w:pPr>
      <w:r w:rsidRPr="00CF12B3">
        <w:t xml:space="preserve">Quelle: </w:t>
      </w:r>
      <w:r>
        <w:t>Eigene Darstellung</w:t>
      </w:r>
    </w:p>
    <w:p w14:paraId="6A360D81" w14:textId="77777777" w:rsidR="000C2DC2" w:rsidRDefault="000C2DC2" w:rsidP="000C2DC2">
      <w:r>
        <w:t>Die</w:t>
      </w:r>
      <w:r w:rsidRPr="007B525A">
        <w:t xml:space="preserve"> Benutzung </w:t>
      </w:r>
      <w:r>
        <w:t xml:space="preserve">der </w:t>
      </w:r>
      <w:r w:rsidRPr="007B525A">
        <w:t xml:space="preserve">Mock Plattform </w:t>
      </w:r>
      <w:r>
        <w:t xml:space="preserve">ist dabei optional. </w:t>
      </w:r>
      <w:r w:rsidRPr="007B525A">
        <w:t>Von der Mock Plattform ausgehend, füh</w:t>
      </w:r>
      <w:r>
        <w:t xml:space="preserve">rt ein verfügbarer Link </w:t>
      </w:r>
      <w:r w:rsidRPr="007B525A">
        <w:t>direkt zur Online-Umfrage, sodass e</w:t>
      </w:r>
      <w:r>
        <w:t xml:space="preserve">ine größere Anzahl an Aufrufen </w:t>
      </w:r>
      <w:r w:rsidRPr="007B525A">
        <w:t>in vollständig beantwortete Fragebögen übertragen werden konnte.</w:t>
      </w:r>
    </w:p>
    <w:p w14:paraId="3E3F58D6" w14:textId="0C5A9971" w:rsidR="000C2DC2" w:rsidRDefault="000C2DC2" w:rsidP="0042224F">
      <w:pPr>
        <w:pStyle w:val="berschrift2"/>
      </w:pPr>
      <w:bookmarkStart w:id="40" w:name="_Toc77703318"/>
      <w:bookmarkStart w:id="41" w:name="_Toc77703319"/>
      <w:bookmarkStart w:id="42" w:name="_Toc77703320"/>
      <w:bookmarkStart w:id="43" w:name="_Toc77703321"/>
      <w:bookmarkStart w:id="44" w:name="_Toc77703322"/>
      <w:bookmarkStart w:id="45" w:name="_Toc77703323"/>
      <w:bookmarkStart w:id="46" w:name="_Toc77703324"/>
      <w:bookmarkStart w:id="47" w:name="_Toc77703325"/>
      <w:bookmarkStart w:id="48" w:name="_Toc77703326"/>
      <w:bookmarkStart w:id="49" w:name="_Toc77703327"/>
      <w:bookmarkStart w:id="50" w:name="_Toc77703328"/>
      <w:bookmarkStart w:id="51" w:name="_Toc77703329"/>
      <w:bookmarkStart w:id="52" w:name="_Toc77703330"/>
      <w:bookmarkStart w:id="53" w:name="_Toc77703331"/>
      <w:bookmarkStart w:id="54" w:name="_Toc77703332"/>
      <w:bookmarkStart w:id="55" w:name="_Toc77703333"/>
      <w:bookmarkStart w:id="56" w:name="_Toc77703334"/>
      <w:bookmarkStart w:id="57" w:name="_Toc77703335"/>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roofErr w:type="spellStart"/>
      <w:r>
        <w:rPr>
          <w:shd w:val="clear" w:color="auto" w:fill="FFFFFF"/>
        </w:rPr>
        <w:lastRenderedPageBreak/>
        <w:t>Ko</w:t>
      </w:r>
      <w:r w:rsidR="0042224F">
        <w:rPr>
          <w:shd w:val="clear" w:color="auto" w:fill="FFFFFF"/>
        </w:rPr>
        <w:t>z</w:t>
      </w:r>
      <w:r>
        <w:rPr>
          <w:shd w:val="clear" w:color="auto" w:fill="FFFFFF"/>
        </w:rPr>
        <w:t>nzeption</w:t>
      </w:r>
      <w:proofErr w:type="spellEnd"/>
      <w:r>
        <w:rPr>
          <w:shd w:val="clear" w:color="auto" w:fill="FFFFFF"/>
        </w:rPr>
        <w:t xml:space="preserve"> und Entwicklung der </w:t>
      </w:r>
      <w:r w:rsidRPr="00D2308C">
        <w:t>Web-Applikation</w:t>
      </w:r>
      <w:bookmarkEnd w:id="57"/>
    </w:p>
    <w:p w14:paraId="6F612FF0" w14:textId="3FD374D3" w:rsidR="000C2DC2" w:rsidRPr="00811E0E" w:rsidRDefault="000C2DC2" w:rsidP="000C2DC2">
      <w:pPr>
        <w:rPr>
          <w:rFonts w:asciiTheme="minorBidi" w:hAnsiTheme="minorBidi"/>
        </w:rPr>
      </w:pPr>
      <w:r>
        <w:rPr>
          <w:rFonts w:asciiTheme="minorBidi" w:hAnsiTheme="minorBidi"/>
        </w:rPr>
        <w:t>Für die Erstellung der Online-Umfrage</w:t>
      </w:r>
      <w:r w:rsidRPr="00BD6FA5">
        <w:rPr>
          <w:rFonts w:asciiTheme="minorBidi" w:hAnsiTheme="minorBidi"/>
        </w:rPr>
        <w:t xml:space="preserve"> wurde </w:t>
      </w:r>
      <w:r>
        <w:rPr>
          <w:rFonts w:asciiTheme="minorBidi" w:hAnsiTheme="minorBidi"/>
        </w:rPr>
        <w:t xml:space="preserve">eine Web-Applikation entwickelt. </w:t>
      </w:r>
      <w:r>
        <w:t xml:space="preserve">Um eine wartungsfreundliche und wiederverwertbare Anwendung zu gewährleisten, wurde für die Entwicklung der Webanwendung das </w:t>
      </w:r>
      <w:proofErr w:type="spellStart"/>
      <w:r>
        <w:t>Javascript</w:t>
      </w:r>
      <w:proofErr w:type="spellEnd"/>
      <w:r>
        <w:t xml:space="preserve"> Framework </w:t>
      </w:r>
      <w:proofErr w:type="spellStart"/>
      <w:r>
        <w:t>React</w:t>
      </w:r>
      <w:proofErr w:type="spellEnd"/>
      <w:r>
        <w:t xml:space="preserve"> und weitere zusätzliche Libraries, u.a. Suervey.JS und Bootstrap, verwendet. </w:t>
      </w:r>
      <w:proofErr w:type="spellStart"/>
      <w:r>
        <w:t>React</w:t>
      </w:r>
      <w:proofErr w:type="spellEnd"/>
      <w:r>
        <w:t xml:space="preserve"> basiert auf kleinen Komponenten und verwendet eine sogenannte „</w:t>
      </w:r>
      <w:proofErr w:type="spellStart"/>
      <w:r>
        <w:t>Component-based</w:t>
      </w:r>
      <w:proofErr w:type="spellEnd"/>
      <w:r>
        <w:t xml:space="preserve"> </w:t>
      </w:r>
      <w:proofErr w:type="spellStart"/>
      <w:r>
        <w:t>architecture</w:t>
      </w:r>
      <w:proofErr w:type="spellEnd"/>
      <w:r>
        <w:t xml:space="preserve"> (CBA)“. Diese</w:t>
      </w:r>
      <w:r w:rsidRPr="009D2884">
        <w:t xml:space="preserve"> </w:t>
      </w:r>
      <w:r>
        <w:t xml:space="preserve">komponentenbasierte Beschaffenheit und der damit verbundene </w:t>
      </w:r>
      <w:r w:rsidRPr="008E60E8">
        <w:t xml:space="preserve">modulare </w:t>
      </w:r>
      <w:r w:rsidRPr="00064630">
        <w:t>Aufbau</w:t>
      </w:r>
      <w:r w:rsidRPr="008E60E8">
        <w:rPr>
          <w:sz w:val="22"/>
        </w:rPr>
        <w:t xml:space="preserve"> </w:t>
      </w:r>
      <w:r>
        <w:t>ermöglicht eine einfachere Wartung und leichtere Wiederverwertbarkeit.</w:t>
      </w:r>
      <w:r>
        <w:rPr>
          <w:rStyle w:val="Funotenzeichen"/>
        </w:rPr>
        <w:footnoteReference w:id="92"/>
      </w:r>
      <w:r>
        <w:t xml:space="preserve"> Des Weiteren werden HTML und </w:t>
      </w:r>
      <w:proofErr w:type="spellStart"/>
      <w:r>
        <w:t>Javascript</w:t>
      </w:r>
      <w:proofErr w:type="spellEnd"/>
      <w:r>
        <w:t xml:space="preserve"> nicht länger separiert.</w:t>
      </w:r>
      <w:r>
        <w:rPr>
          <w:rStyle w:val="Funotenzeichen"/>
        </w:rPr>
        <w:footnoteReference w:id="93"/>
      </w:r>
      <w:r>
        <w:t xml:space="preserve"> Dadurch kann die Web-Applikation schneller und mit weniger Codes implementiert werden.</w:t>
      </w:r>
    </w:p>
    <w:p w14:paraId="38346BAD" w14:textId="77777777" w:rsidR="000C2DC2" w:rsidRDefault="000C2DC2" w:rsidP="000C2DC2">
      <w:r>
        <w:t xml:space="preserve">Die einzelnen Komponenten werden in Funktionen gespeichert und jeweils in größeren Komponenten geladen. In der generierten Index.js Datei wird die Applikation mittels </w:t>
      </w:r>
      <w:proofErr w:type="spellStart"/>
      <w:r>
        <w:t>ReactDOM.render</w:t>
      </w:r>
      <w:proofErr w:type="spellEnd"/>
      <w:r>
        <w:t xml:space="preserve">() zum ersten Mal im HTML Element </w:t>
      </w:r>
      <w:proofErr w:type="spellStart"/>
      <w:r>
        <w:t>root</w:t>
      </w:r>
      <w:proofErr w:type="spellEnd"/>
      <w:r>
        <w:t xml:space="preserve"> wiedergegeben. An dieser Stelle wird JSX in HTML übersetzt.</w:t>
      </w:r>
      <w:r>
        <w:rPr>
          <w:rStyle w:val="Funotenzeichen"/>
        </w:rPr>
        <w:footnoteReference w:id="94"/>
      </w:r>
    </w:p>
    <w:p w14:paraId="4E13AD8E" w14:textId="77777777" w:rsidR="000C2DC2" w:rsidRPr="008E60E8" w:rsidRDefault="000C2DC2" w:rsidP="000C2DC2">
      <w:pPr>
        <w:rPr>
          <w:rFonts w:asciiTheme="minorBidi" w:eastAsiaTheme="majorEastAsia" w:hAnsiTheme="minorBidi"/>
          <w:iCs/>
          <w:color w:val="000000" w:themeColor="text1"/>
        </w:rPr>
      </w:pPr>
      <w:r>
        <w:rPr>
          <w:rFonts w:asciiTheme="minorBidi" w:eastAsiaTheme="majorEastAsia" w:hAnsiTheme="minorBidi"/>
          <w:iCs/>
          <w:color w:val="000000" w:themeColor="text1"/>
        </w:rPr>
        <w:t xml:space="preserve">Nach erfolgreichem Installieren der Create </w:t>
      </w:r>
      <w:proofErr w:type="spellStart"/>
      <w:r>
        <w:rPr>
          <w:rFonts w:asciiTheme="minorBidi" w:eastAsiaTheme="majorEastAsia" w:hAnsiTheme="minorBidi"/>
          <w:iCs/>
          <w:color w:val="000000" w:themeColor="text1"/>
        </w:rPr>
        <w:t>React</w:t>
      </w:r>
      <w:proofErr w:type="spellEnd"/>
      <w:r>
        <w:rPr>
          <w:rFonts w:asciiTheme="minorBidi" w:eastAsiaTheme="majorEastAsia" w:hAnsiTheme="minorBidi"/>
          <w:iCs/>
          <w:color w:val="000000" w:themeColor="text1"/>
        </w:rPr>
        <w:t xml:space="preserve"> Applikation folgte im weiteren Schritt die Anpassung der Ordnerstruktur</w:t>
      </w:r>
      <w:r>
        <w:t xml:space="preserve">. Die einzelnen Bestandteile befinden sich im Ordner </w:t>
      </w:r>
      <w:proofErr w:type="spellStart"/>
      <w:r w:rsidRPr="008E60E8">
        <w:rPr>
          <w:i/>
        </w:rPr>
        <w:t>components</w:t>
      </w:r>
      <w:proofErr w:type="spellEnd"/>
      <w:r>
        <w:t xml:space="preserve">, bestehend je aus einer CSS-Datei und einer JavaScript-Datei. </w:t>
      </w:r>
    </w:p>
    <w:p w14:paraId="63F5F507" w14:textId="77777777" w:rsidR="000C2DC2" w:rsidRDefault="000C2DC2" w:rsidP="000C2DC2">
      <w:r>
        <w:t xml:space="preserve">Wie bereits ausgeführt, konnten mithilfe des </w:t>
      </w:r>
      <w:proofErr w:type="spellStart"/>
      <w:r>
        <w:t>React</w:t>
      </w:r>
      <w:proofErr w:type="spellEnd"/>
      <w:r>
        <w:t xml:space="preserve">-Router-Dom mehrere verlinkte Seiten implementiert werden. Die drei implementierten Seiten Home, </w:t>
      </w:r>
      <w:proofErr w:type="spellStart"/>
      <w:r>
        <w:t>mockdisplay</w:t>
      </w:r>
      <w:proofErr w:type="spellEnd"/>
      <w:r>
        <w:t xml:space="preserve"> und </w:t>
      </w:r>
      <w:proofErr w:type="spellStart"/>
      <w:r>
        <w:t>surveydisplay</w:t>
      </w:r>
      <w:proofErr w:type="spellEnd"/>
      <w:r>
        <w:t xml:space="preserve"> befinden sich im Ordner </w:t>
      </w:r>
      <w:proofErr w:type="spellStart"/>
      <w:r w:rsidRPr="008E60E8">
        <w:rPr>
          <w:i/>
        </w:rPr>
        <w:t>pages</w:t>
      </w:r>
      <w:proofErr w:type="spellEnd"/>
      <w:r>
        <w:t xml:space="preserve"> (</w:t>
      </w:r>
      <w:r w:rsidRPr="00BD2768">
        <w:t xml:space="preserve">siehe </w:t>
      </w:r>
      <w:r w:rsidRPr="008E60E8">
        <w:fldChar w:fldCharType="begin"/>
      </w:r>
      <w:r w:rsidRPr="008E60E8">
        <w:instrText xml:space="preserve"> REF Abb_Ordnerst \h </w:instrText>
      </w:r>
      <w:r>
        <w:instrText xml:space="preserve"> \* MERGEFORMAT </w:instrText>
      </w:r>
      <w:r w:rsidRPr="008E60E8">
        <w:fldChar w:fldCharType="separate"/>
      </w:r>
      <w:r w:rsidRPr="008E60E8">
        <w:t>Abbildung 4</w:t>
      </w:r>
      <w:r w:rsidRPr="008E60E8">
        <w:fldChar w:fldCharType="end"/>
      </w:r>
      <w:r>
        <w:t>).</w:t>
      </w:r>
    </w:p>
    <w:p w14:paraId="6DC60294" w14:textId="77777777" w:rsidR="000C2DC2" w:rsidRDefault="000C2DC2" w:rsidP="000C2DC2">
      <w:r w:rsidRPr="00F4344E">
        <w:rPr>
          <w:rFonts w:cs="Arial"/>
          <w:noProof/>
          <w:color w:val="000000"/>
          <w:szCs w:val="20"/>
          <w:lang w:val="de-CH" w:eastAsia="de-CH"/>
        </w:rPr>
        <w:lastRenderedPageBreak/>
        <w:drawing>
          <wp:anchor distT="0" distB="0" distL="114300" distR="114300" simplePos="0" relativeHeight="251659264" behindDoc="0" locked="0" layoutInCell="1" allowOverlap="1" wp14:anchorId="36A85D05" wp14:editId="74056C78">
            <wp:simplePos x="0" y="0"/>
            <wp:positionH relativeFrom="column">
              <wp:posOffset>1393372</wp:posOffset>
            </wp:positionH>
            <wp:positionV relativeFrom="paragraph">
              <wp:posOffset>315595</wp:posOffset>
            </wp:positionV>
            <wp:extent cx="2635134" cy="3540961"/>
            <wp:effectExtent l="0" t="0" r="0" b="2540"/>
            <wp:wrapTopAndBottom/>
            <wp:docPr id="2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35134" cy="3540961"/>
                    </a:xfrm>
                    <a:prstGeom prst="rect">
                      <a:avLst/>
                    </a:prstGeom>
                  </pic:spPr>
                </pic:pic>
              </a:graphicData>
            </a:graphic>
            <wp14:sizeRelH relativeFrom="page">
              <wp14:pctWidth>0</wp14:pctWidth>
            </wp14:sizeRelH>
            <wp14:sizeRelV relativeFrom="page">
              <wp14:pctHeight>0</wp14:pctHeight>
            </wp14:sizeRelV>
          </wp:anchor>
        </w:drawing>
      </w:r>
    </w:p>
    <w:p w14:paraId="605DDD54" w14:textId="77777777" w:rsidR="000C2DC2" w:rsidRPr="00CF12B3" w:rsidRDefault="000C2DC2" w:rsidP="000C2DC2">
      <w:pPr>
        <w:pStyle w:val="Beschriftung"/>
        <w:jc w:val="center"/>
        <w:rPr>
          <w:bCs/>
        </w:rPr>
      </w:pPr>
      <w:bookmarkStart w:id="58" w:name="Abb_Ordnerst"/>
      <w:bookmarkStart w:id="59" w:name="_Toc76333289"/>
      <w:r w:rsidRPr="00CF12B3">
        <w:t xml:space="preserve">Abbildung </w:t>
      </w:r>
      <w:r w:rsidR="00D94DC2">
        <w:fldChar w:fldCharType="begin"/>
      </w:r>
      <w:r w:rsidR="00D94DC2">
        <w:instrText xml:space="preserve"> SEQ</w:instrText>
      </w:r>
      <w:r w:rsidR="00D94DC2">
        <w:instrText xml:space="preserve"> Abbildung \* ARABIC </w:instrText>
      </w:r>
      <w:r w:rsidR="00D94DC2">
        <w:fldChar w:fldCharType="separate"/>
      </w:r>
      <w:r>
        <w:rPr>
          <w:noProof/>
        </w:rPr>
        <w:t>4</w:t>
      </w:r>
      <w:r w:rsidR="00D94DC2">
        <w:rPr>
          <w:noProof/>
        </w:rPr>
        <w:fldChar w:fldCharType="end"/>
      </w:r>
      <w:bookmarkEnd w:id="58"/>
      <w:r w:rsidRPr="00CF12B3">
        <w:t xml:space="preserve">: </w:t>
      </w:r>
      <w:r w:rsidRPr="009E7706">
        <w:rPr>
          <w:bCs/>
        </w:rPr>
        <w:t>Veranschaulichung der Ordnerstruktur</w:t>
      </w:r>
      <w:bookmarkEnd w:id="59"/>
    </w:p>
    <w:p w14:paraId="0C00B935" w14:textId="77777777" w:rsidR="000C2DC2" w:rsidRPr="00CF12B3" w:rsidRDefault="000C2DC2" w:rsidP="000C2DC2">
      <w:pPr>
        <w:pStyle w:val="Beschriftung"/>
        <w:jc w:val="center"/>
      </w:pPr>
      <w:r w:rsidRPr="00CF12B3">
        <w:t>Quelle: Eigene Darstellung</w:t>
      </w:r>
    </w:p>
    <w:p w14:paraId="12CDE9FE" w14:textId="77777777" w:rsidR="000C2DC2" w:rsidRPr="00E92A9C" w:rsidRDefault="000C2DC2" w:rsidP="00811E0E">
      <w:pPr>
        <w:pStyle w:val="berschrift4"/>
        <w:numPr>
          <w:ilvl w:val="0"/>
          <w:numId w:val="0"/>
        </w:numPr>
        <w:rPr>
          <w:highlight w:val="yellow"/>
        </w:rPr>
      </w:pPr>
      <w:bookmarkStart w:id="60" w:name="_Toc77703336"/>
      <w:bookmarkEnd w:id="60"/>
    </w:p>
    <w:p w14:paraId="0096708C" w14:textId="77777777" w:rsidR="000C2DC2" w:rsidRPr="00615B5B" w:rsidRDefault="000C2DC2" w:rsidP="000C2DC2">
      <w:r w:rsidRPr="00615B5B">
        <w:t xml:space="preserve">Der </w:t>
      </w:r>
      <w:r>
        <w:t>O</w:t>
      </w:r>
      <w:r w:rsidRPr="00615B5B">
        <w:t xml:space="preserve">rdner </w:t>
      </w:r>
      <w:proofErr w:type="spellStart"/>
      <w:r w:rsidRPr="00615B5B">
        <w:rPr>
          <w:i/>
          <w:iCs/>
        </w:rPr>
        <w:t>surveys</w:t>
      </w:r>
      <w:proofErr w:type="spellEnd"/>
      <w:r w:rsidRPr="00615B5B">
        <w:t xml:space="preserve"> beinhaltet </w:t>
      </w:r>
      <w:r>
        <w:t>nur</w:t>
      </w:r>
      <w:r w:rsidRPr="00615B5B">
        <w:t xml:space="preserve"> eine JSON</w:t>
      </w:r>
      <w:r>
        <w:t xml:space="preserve"> </w:t>
      </w:r>
      <w:r w:rsidRPr="00F32EB4">
        <w:t xml:space="preserve">(JavaScript </w:t>
      </w:r>
      <w:proofErr w:type="spellStart"/>
      <w:r w:rsidRPr="00F32EB4">
        <w:t>Object</w:t>
      </w:r>
      <w:proofErr w:type="spellEnd"/>
      <w:r w:rsidRPr="00F32EB4">
        <w:t xml:space="preserve"> Notation)</w:t>
      </w:r>
      <w:r w:rsidRPr="00615B5B">
        <w:t xml:space="preserve"> Datei</w:t>
      </w:r>
      <w:r>
        <w:t xml:space="preserve"> mit</w:t>
      </w:r>
      <w:r w:rsidRPr="00615B5B">
        <w:t xml:space="preserve"> </w:t>
      </w:r>
      <w:r>
        <w:t>den</w:t>
      </w:r>
      <w:r w:rsidRPr="00615B5B">
        <w:t xml:space="preserve"> einzelnen Fragebogen-Items. </w:t>
      </w:r>
      <w:r>
        <w:t>Hierdurch</w:t>
      </w:r>
      <w:r w:rsidRPr="00615B5B">
        <w:t xml:space="preserve"> </w:t>
      </w:r>
      <w:r>
        <w:t xml:space="preserve">konnten </w:t>
      </w:r>
      <w:r w:rsidRPr="00615B5B">
        <w:t xml:space="preserve">weitere </w:t>
      </w:r>
      <w:r>
        <w:t>Modifikationen</w:t>
      </w:r>
      <w:r w:rsidRPr="00615B5B">
        <w:t xml:space="preserve"> </w:t>
      </w:r>
      <w:r>
        <w:t>am</w:t>
      </w:r>
      <w:r w:rsidRPr="00615B5B">
        <w:t xml:space="preserve"> Fragebogen</w:t>
      </w:r>
      <w:r>
        <w:t xml:space="preserve"> erleichtert werden</w:t>
      </w:r>
      <w:r w:rsidRPr="00615B5B">
        <w:t xml:space="preserve">. </w:t>
      </w:r>
      <w:r>
        <w:t>J</w:t>
      </w:r>
      <w:r w:rsidRPr="00615B5B">
        <w:t>egliche Funktionalität</w:t>
      </w:r>
      <w:r>
        <w:t>en</w:t>
      </w:r>
      <w:r w:rsidRPr="00615B5B">
        <w:t xml:space="preserve"> </w:t>
      </w:r>
      <w:r>
        <w:t>bezüglich</w:t>
      </w:r>
      <w:r w:rsidRPr="00615B5B">
        <w:t xml:space="preserve"> de</w:t>
      </w:r>
      <w:r>
        <w:t>s</w:t>
      </w:r>
      <w:r w:rsidRPr="00615B5B">
        <w:t xml:space="preserve"> Datenfluss</w:t>
      </w:r>
      <w:r>
        <w:t>es</w:t>
      </w:r>
      <w:r w:rsidRPr="00615B5B">
        <w:t xml:space="preserve"> </w:t>
      </w:r>
      <w:r>
        <w:t xml:space="preserve">sind </w:t>
      </w:r>
      <w:r w:rsidRPr="00615B5B">
        <w:t xml:space="preserve">im Ordner </w:t>
      </w:r>
      <w:proofErr w:type="spellStart"/>
      <w:r w:rsidRPr="00615B5B">
        <w:rPr>
          <w:i/>
          <w:iCs/>
        </w:rPr>
        <w:t>surveylogic</w:t>
      </w:r>
      <w:proofErr w:type="spellEnd"/>
      <w:r w:rsidRPr="00615B5B">
        <w:t xml:space="preserve"> beziehungsweise </w:t>
      </w:r>
      <w:r>
        <w:t xml:space="preserve">in </w:t>
      </w:r>
      <w:r w:rsidRPr="00615B5B">
        <w:t xml:space="preserve">der Datei </w:t>
      </w:r>
      <w:proofErr w:type="spellStart"/>
      <w:r w:rsidRPr="00615B5B">
        <w:rPr>
          <w:i/>
          <w:iCs/>
        </w:rPr>
        <w:t>surveytypone</w:t>
      </w:r>
      <w:proofErr w:type="spellEnd"/>
      <w:r>
        <w:t xml:space="preserve"> enthalten</w:t>
      </w:r>
      <w:r w:rsidRPr="00615B5B">
        <w:t>.</w:t>
      </w:r>
    </w:p>
    <w:p w14:paraId="266851F9" w14:textId="77777777" w:rsidR="000C2DC2" w:rsidRDefault="000C2DC2" w:rsidP="000C2DC2">
      <w:r w:rsidRPr="00D95863">
        <w:rPr>
          <w:rFonts w:cs="Arial"/>
          <w:noProof/>
          <w:lang w:val="de-CH" w:eastAsia="de-CH"/>
        </w:rPr>
        <w:lastRenderedPageBreak/>
        <w:drawing>
          <wp:inline distT="0" distB="0" distL="0" distR="0" wp14:anchorId="0F1F27C4" wp14:editId="39453A88">
            <wp:extent cx="5760720" cy="3832860"/>
            <wp:effectExtent l="0" t="0" r="5080" b="2540"/>
            <wp:docPr id="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5760720" cy="3832860"/>
                    </a:xfrm>
                    <a:prstGeom prst="rect">
                      <a:avLst/>
                    </a:prstGeom>
                  </pic:spPr>
                </pic:pic>
              </a:graphicData>
            </a:graphic>
          </wp:inline>
        </w:drawing>
      </w:r>
    </w:p>
    <w:p w14:paraId="0B1D9042" w14:textId="77777777" w:rsidR="000C2DC2" w:rsidRPr="00CF12B3" w:rsidRDefault="000C2DC2" w:rsidP="000C2DC2">
      <w:pPr>
        <w:pStyle w:val="Beschriftung"/>
      </w:pPr>
      <w:bookmarkStart w:id="61" w:name="Abb_Webapp"/>
      <w:bookmarkStart w:id="62" w:name="_Toc76333290"/>
      <w:r w:rsidRPr="00CF12B3">
        <w:t xml:space="preserve">Abbildung </w:t>
      </w:r>
      <w:r w:rsidR="00D94DC2">
        <w:fldChar w:fldCharType="begin"/>
      </w:r>
      <w:r w:rsidR="00D94DC2">
        <w:instrText xml:space="preserve"> SEQ Abbildung \* ARABIC </w:instrText>
      </w:r>
      <w:r w:rsidR="00D94DC2">
        <w:fldChar w:fldCharType="separate"/>
      </w:r>
      <w:r>
        <w:rPr>
          <w:noProof/>
        </w:rPr>
        <w:t>5</w:t>
      </w:r>
      <w:r w:rsidR="00D94DC2">
        <w:rPr>
          <w:noProof/>
        </w:rPr>
        <w:fldChar w:fldCharType="end"/>
      </w:r>
      <w:bookmarkEnd w:id="61"/>
      <w:r w:rsidRPr="00CF12B3">
        <w:t xml:space="preserve">: </w:t>
      </w:r>
      <w:r w:rsidRPr="00970447">
        <w:t>konzeptionelle Darstellung der Web-Applikation</w:t>
      </w:r>
      <w:bookmarkEnd w:id="62"/>
    </w:p>
    <w:p w14:paraId="0833E7F1" w14:textId="77777777" w:rsidR="000C2DC2" w:rsidRPr="00CF12B3" w:rsidRDefault="000C2DC2" w:rsidP="000C2DC2">
      <w:pPr>
        <w:pStyle w:val="Beschriftung"/>
      </w:pPr>
      <w:r w:rsidRPr="00CF12B3">
        <w:t>Quelle: Eigene Darstellung</w:t>
      </w:r>
    </w:p>
    <w:p w14:paraId="4A55CDF9" w14:textId="77777777" w:rsidR="000C2DC2" w:rsidRDefault="000C2DC2" w:rsidP="000C2DC2">
      <w:pPr>
        <w:rPr>
          <w:rFonts w:asciiTheme="minorBidi" w:hAnsiTheme="minorBidi"/>
        </w:rPr>
      </w:pPr>
      <w:r w:rsidRPr="00DA086D">
        <w:rPr>
          <w:rFonts w:asciiTheme="minorBidi" w:hAnsiTheme="minorBidi"/>
        </w:rPr>
        <w:t xml:space="preserve">Die </w:t>
      </w:r>
      <w:r>
        <w:rPr>
          <w:rFonts w:asciiTheme="minorBidi" w:hAnsiTheme="minorBidi"/>
        </w:rPr>
        <w:fldChar w:fldCharType="begin"/>
      </w:r>
      <w:r>
        <w:rPr>
          <w:rFonts w:asciiTheme="minorBidi" w:hAnsiTheme="minorBidi"/>
        </w:rPr>
        <w:instrText xml:space="preserve"> REF Abb_Webapp \h  \* MERGEFORMAT </w:instrText>
      </w:r>
      <w:r>
        <w:rPr>
          <w:rFonts w:asciiTheme="minorBidi" w:hAnsiTheme="minorBidi"/>
        </w:rPr>
      </w:r>
      <w:r>
        <w:rPr>
          <w:rFonts w:asciiTheme="minorBidi" w:hAnsiTheme="minorBidi"/>
        </w:rPr>
        <w:fldChar w:fldCharType="separate"/>
      </w:r>
      <w:r w:rsidRPr="002612D4">
        <w:rPr>
          <w:rFonts w:asciiTheme="minorBidi" w:hAnsiTheme="minorBidi"/>
        </w:rPr>
        <w:t>Abbildung 5</w:t>
      </w:r>
      <w:r>
        <w:rPr>
          <w:rFonts w:asciiTheme="minorBidi" w:hAnsiTheme="minorBidi"/>
        </w:rPr>
        <w:fldChar w:fldCharType="end"/>
      </w:r>
      <w:r>
        <w:rPr>
          <w:rFonts w:asciiTheme="minorBidi" w:hAnsiTheme="minorBidi"/>
        </w:rPr>
        <w:t xml:space="preserve"> zeigt</w:t>
      </w:r>
      <w:r w:rsidRPr="00DA086D">
        <w:rPr>
          <w:rFonts w:asciiTheme="minorBidi" w:hAnsiTheme="minorBidi"/>
        </w:rPr>
        <w:t xml:space="preserve"> die grundlegende</w:t>
      </w:r>
      <w:r>
        <w:rPr>
          <w:rFonts w:asciiTheme="minorBidi" w:hAnsiTheme="minorBidi"/>
        </w:rPr>
        <w:t xml:space="preserve"> Architektur</w:t>
      </w:r>
      <w:r w:rsidRPr="00DA086D">
        <w:rPr>
          <w:rFonts w:asciiTheme="minorBidi" w:hAnsiTheme="minorBidi"/>
        </w:rPr>
        <w:t xml:space="preserve"> der entwickelten Web-Applikation</w:t>
      </w:r>
      <w:r>
        <w:rPr>
          <w:rFonts w:asciiTheme="minorBidi" w:hAnsiTheme="minorBidi"/>
        </w:rPr>
        <w:t xml:space="preserve"> </w:t>
      </w:r>
      <w:r w:rsidRPr="00585ABF">
        <w:rPr>
          <w:rFonts w:asciiTheme="minorBidi" w:hAnsiTheme="minorBidi"/>
          <w:color w:val="0070C0"/>
        </w:rPr>
        <w:t>(</w:t>
      </w:r>
      <w:hyperlink r:id="rId14" w:history="1">
        <w:r w:rsidRPr="00585ABF">
          <w:rPr>
            <w:rStyle w:val="Hyperlink"/>
            <w:rFonts w:asciiTheme="minorBidi" w:hAnsiTheme="minorBidi"/>
            <w:color w:val="0070C0"/>
          </w:rPr>
          <w:t>https://github.com/markymarcsons</w:t>
        </w:r>
      </w:hyperlink>
      <w:r w:rsidRPr="00585ABF">
        <w:rPr>
          <w:rFonts w:asciiTheme="minorBidi" w:hAnsiTheme="minorBidi"/>
          <w:color w:val="0070C0"/>
        </w:rPr>
        <w:t>)</w:t>
      </w:r>
      <w:r w:rsidRPr="00DA086D">
        <w:rPr>
          <w:rFonts w:asciiTheme="minorBidi" w:hAnsiTheme="minorBidi"/>
        </w:rPr>
        <w:t>.</w:t>
      </w:r>
      <w:r>
        <w:rPr>
          <w:rFonts w:asciiTheme="minorBidi" w:hAnsiTheme="minorBidi"/>
        </w:rPr>
        <w:t xml:space="preserve"> Sämtliche</w:t>
      </w:r>
      <w:r w:rsidRPr="00DA086D">
        <w:rPr>
          <w:rFonts w:asciiTheme="minorBidi" w:hAnsiTheme="minorBidi"/>
        </w:rPr>
        <w:t xml:space="preserve"> für den Nutzer sichtbare Elemente befinden sich </w:t>
      </w:r>
      <w:r>
        <w:rPr>
          <w:rFonts w:asciiTheme="minorBidi" w:hAnsiTheme="minorBidi"/>
        </w:rPr>
        <w:t>im</w:t>
      </w:r>
      <w:r w:rsidRPr="00DA086D">
        <w:rPr>
          <w:rFonts w:asciiTheme="minorBidi" w:hAnsiTheme="minorBidi"/>
        </w:rPr>
        <w:t xml:space="preserve"> Ordner </w:t>
      </w:r>
      <w:proofErr w:type="spellStart"/>
      <w:r w:rsidRPr="002612D4">
        <w:rPr>
          <w:rFonts w:asciiTheme="minorBidi" w:hAnsiTheme="minorBidi"/>
          <w:i/>
        </w:rPr>
        <w:t>pages</w:t>
      </w:r>
      <w:proofErr w:type="spellEnd"/>
      <w:r w:rsidRPr="00DA086D">
        <w:rPr>
          <w:rFonts w:asciiTheme="minorBidi" w:hAnsiTheme="minorBidi"/>
        </w:rPr>
        <w:t xml:space="preserve">, wobei die eigentliche Umfrage durch die Datei </w:t>
      </w:r>
      <w:proofErr w:type="spellStart"/>
      <w:r w:rsidRPr="004E7CF4">
        <w:rPr>
          <w:rFonts w:asciiTheme="minorBidi" w:hAnsiTheme="minorBidi"/>
          <w:i/>
          <w:iCs/>
        </w:rPr>
        <w:t>surveydisplay</w:t>
      </w:r>
      <w:proofErr w:type="spellEnd"/>
      <w:r w:rsidRPr="00DA086D">
        <w:rPr>
          <w:rFonts w:asciiTheme="minorBidi" w:hAnsiTheme="minorBidi"/>
        </w:rPr>
        <w:t xml:space="preserve"> sichtbar gemacht wird.</w:t>
      </w:r>
      <w:r>
        <w:rPr>
          <w:rFonts w:asciiTheme="minorBidi" w:hAnsiTheme="minorBidi"/>
        </w:rPr>
        <w:t xml:space="preserve"> </w:t>
      </w:r>
      <w:r w:rsidRPr="00DA086D">
        <w:rPr>
          <w:rFonts w:asciiTheme="minorBidi" w:hAnsiTheme="minorBidi"/>
        </w:rPr>
        <w:t xml:space="preserve">Diese Komponente besteht wiederum zum einen aus der JSON Datei </w:t>
      </w:r>
      <w:proofErr w:type="spellStart"/>
      <w:r w:rsidRPr="00356E3C">
        <w:rPr>
          <w:rFonts w:asciiTheme="minorBidi" w:hAnsiTheme="minorBidi"/>
          <w:i/>
          <w:iCs/>
        </w:rPr>
        <w:t>questionsone</w:t>
      </w:r>
      <w:proofErr w:type="spellEnd"/>
      <w:r w:rsidRPr="00DA086D">
        <w:rPr>
          <w:rFonts w:asciiTheme="minorBidi" w:hAnsiTheme="minorBidi"/>
        </w:rPr>
        <w:t xml:space="preserve">, </w:t>
      </w:r>
      <w:r>
        <w:rPr>
          <w:rFonts w:asciiTheme="minorBidi" w:hAnsiTheme="minorBidi"/>
        </w:rPr>
        <w:t xml:space="preserve">die </w:t>
      </w:r>
      <w:r w:rsidRPr="00DA086D">
        <w:rPr>
          <w:rFonts w:asciiTheme="minorBidi" w:hAnsiTheme="minorBidi"/>
        </w:rPr>
        <w:t>die einzelnen Items enthält</w:t>
      </w:r>
      <w:r>
        <w:rPr>
          <w:rFonts w:asciiTheme="minorBidi" w:hAnsiTheme="minorBidi"/>
        </w:rPr>
        <w:t>,</w:t>
      </w:r>
      <w:r w:rsidRPr="00DA086D">
        <w:rPr>
          <w:rFonts w:asciiTheme="minorBidi" w:hAnsiTheme="minorBidi"/>
        </w:rPr>
        <w:t xml:space="preserve"> und zum anderen </w:t>
      </w:r>
      <w:r>
        <w:rPr>
          <w:rFonts w:asciiTheme="minorBidi" w:hAnsiTheme="minorBidi"/>
        </w:rPr>
        <w:t xml:space="preserve">aus </w:t>
      </w:r>
      <w:r w:rsidRPr="00DA086D">
        <w:rPr>
          <w:rFonts w:asciiTheme="minorBidi" w:hAnsiTheme="minorBidi"/>
        </w:rPr>
        <w:t xml:space="preserve">der Komponente </w:t>
      </w:r>
      <w:proofErr w:type="spellStart"/>
      <w:r w:rsidRPr="00356E3C">
        <w:rPr>
          <w:rFonts w:asciiTheme="minorBidi" w:hAnsiTheme="minorBidi"/>
          <w:i/>
          <w:iCs/>
        </w:rPr>
        <w:t>surveytypeone</w:t>
      </w:r>
      <w:proofErr w:type="spellEnd"/>
      <w:r w:rsidRPr="00DA086D">
        <w:rPr>
          <w:rFonts w:asciiTheme="minorBidi" w:hAnsiTheme="minorBidi"/>
        </w:rPr>
        <w:t xml:space="preserve">, </w:t>
      </w:r>
      <w:r>
        <w:rPr>
          <w:rFonts w:asciiTheme="minorBidi" w:hAnsiTheme="minorBidi"/>
        </w:rPr>
        <w:t>die</w:t>
      </w:r>
      <w:r w:rsidRPr="00DA086D">
        <w:rPr>
          <w:rFonts w:asciiTheme="minorBidi" w:hAnsiTheme="minorBidi"/>
        </w:rPr>
        <w:t xml:space="preserve"> für das Speichern und Senden der Daten verantwortlich ist. Sobald eine Umfrage beendet worden ist, werden die im JSON Format gespeicherten Daten mithilfe einer API-Schnittstelle </w:t>
      </w:r>
      <w:r w:rsidRPr="006A05FE">
        <w:rPr>
          <w:rStyle w:val="Hyperlink"/>
          <w:color w:val="0070C0"/>
        </w:rPr>
        <w:t>(</w:t>
      </w:r>
      <w:proofErr w:type="spellStart"/>
      <w:r w:rsidR="00D94DC2">
        <w:fldChar w:fldCharType="begin"/>
      </w:r>
      <w:r w:rsidR="00D94DC2">
        <w:instrText xml:space="preserve"> HYPERLINK "https://rapidapi.com/blog/api-glossary/api/" </w:instrText>
      </w:r>
      <w:r w:rsidR="00D94DC2">
        <w:fldChar w:fldCharType="separate"/>
      </w:r>
      <w:r w:rsidRPr="006A05FE">
        <w:rPr>
          <w:rStyle w:val="Hyperlink"/>
          <w:rFonts w:asciiTheme="minorBidi" w:hAnsiTheme="minorBidi"/>
          <w:color w:val="0070C0"/>
        </w:rPr>
        <w:t>Application</w:t>
      </w:r>
      <w:proofErr w:type="spellEnd"/>
      <w:r w:rsidRPr="006A05FE">
        <w:rPr>
          <w:rStyle w:val="Hyperlink"/>
          <w:rFonts w:asciiTheme="minorBidi" w:hAnsiTheme="minorBidi"/>
          <w:color w:val="0070C0"/>
        </w:rPr>
        <w:t xml:space="preserve"> </w:t>
      </w:r>
      <w:proofErr w:type="spellStart"/>
      <w:r w:rsidRPr="006A05FE">
        <w:rPr>
          <w:rStyle w:val="Hyperlink"/>
          <w:rFonts w:asciiTheme="minorBidi" w:hAnsiTheme="minorBidi"/>
          <w:color w:val="0070C0"/>
        </w:rPr>
        <w:t>Programming</w:t>
      </w:r>
      <w:proofErr w:type="spellEnd"/>
      <w:r w:rsidRPr="006A05FE">
        <w:rPr>
          <w:rStyle w:val="Hyperlink"/>
          <w:rFonts w:asciiTheme="minorBidi" w:hAnsiTheme="minorBidi"/>
          <w:color w:val="0070C0"/>
        </w:rPr>
        <w:t xml:space="preserve"> Interface</w:t>
      </w:r>
      <w:r w:rsidR="00D94DC2">
        <w:rPr>
          <w:rStyle w:val="Hyperlink"/>
          <w:rFonts w:asciiTheme="minorBidi" w:hAnsiTheme="minorBidi"/>
          <w:color w:val="0070C0"/>
        </w:rPr>
        <w:fldChar w:fldCharType="end"/>
      </w:r>
      <w:r w:rsidRPr="006A05FE">
        <w:rPr>
          <w:rStyle w:val="Hyperlink"/>
          <w:rFonts w:asciiTheme="minorBidi" w:hAnsiTheme="minorBidi"/>
          <w:color w:val="0070C0"/>
        </w:rPr>
        <w:t>)</w:t>
      </w:r>
      <w:r w:rsidRPr="00DA086D">
        <w:rPr>
          <w:rFonts w:asciiTheme="minorBidi" w:hAnsiTheme="minorBidi"/>
        </w:rPr>
        <w:t xml:space="preserve"> in einem Google Sheet abgelegt.</w:t>
      </w:r>
    </w:p>
    <w:p w14:paraId="58CB9B3D" w14:textId="1D61FF2A" w:rsidR="000C2DC2" w:rsidRPr="00CA219D" w:rsidRDefault="000C2DC2" w:rsidP="000C2DC2">
      <w:pPr>
        <w:rPr>
          <w:rFonts w:asciiTheme="minorBidi" w:hAnsiTheme="minorBidi"/>
        </w:rPr>
      </w:pPr>
      <w:r w:rsidRPr="00CA219D">
        <w:rPr>
          <w:rFonts w:asciiTheme="minorBidi" w:hAnsiTheme="minorBidi"/>
        </w:rPr>
        <w:t xml:space="preserve">Um Daten zu empfangen und zu </w:t>
      </w:r>
      <w:proofErr w:type="gramStart"/>
      <w:r w:rsidRPr="00CA219D">
        <w:rPr>
          <w:rFonts w:asciiTheme="minorBidi" w:hAnsiTheme="minorBidi"/>
        </w:rPr>
        <w:t>senden</w:t>
      </w:r>
      <w:proofErr w:type="gramEnd"/>
      <w:r w:rsidRPr="00CA219D">
        <w:rPr>
          <w:rFonts w:asciiTheme="minorBidi" w:hAnsiTheme="minorBidi"/>
        </w:rPr>
        <w:t xml:space="preserve"> bietet sich bei der Verwendung des </w:t>
      </w:r>
      <w:proofErr w:type="spellStart"/>
      <w:r w:rsidRPr="00CA219D">
        <w:rPr>
          <w:rFonts w:asciiTheme="minorBidi" w:hAnsiTheme="minorBidi"/>
        </w:rPr>
        <w:t>React</w:t>
      </w:r>
      <w:proofErr w:type="spellEnd"/>
      <w:r w:rsidRPr="00CA219D">
        <w:rPr>
          <w:rFonts w:asciiTheme="minorBidi" w:hAnsiTheme="minorBidi"/>
        </w:rPr>
        <w:t xml:space="preserve"> Frameworks </w:t>
      </w:r>
      <w:r>
        <w:rPr>
          <w:rFonts w:asciiTheme="minorBidi" w:hAnsiTheme="minorBidi"/>
        </w:rPr>
        <w:t xml:space="preserve">die </w:t>
      </w:r>
      <w:r w:rsidRPr="00CA219D">
        <w:rPr>
          <w:rFonts w:asciiTheme="minorBidi" w:hAnsiTheme="minorBidi"/>
        </w:rPr>
        <w:t xml:space="preserve">sogenannte </w:t>
      </w:r>
      <w:proofErr w:type="spellStart"/>
      <w:r w:rsidRPr="00CA219D">
        <w:rPr>
          <w:rFonts w:asciiTheme="minorBidi" w:hAnsiTheme="minorBidi"/>
        </w:rPr>
        <w:t>Axios</w:t>
      </w:r>
      <w:proofErr w:type="spellEnd"/>
      <w:r w:rsidRPr="00CA219D">
        <w:rPr>
          <w:rFonts w:asciiTheme="minorBidi" w:hAnsiTheme="minorBidi"/>
        </w:rPr>
        <w:t xml:space="preserve"> Library </w:t>
      </w:r>
      <w:r>
        <w:rPr>
          <w:rFonts w:asciiTheme="minorBidi" w:hAnsiTheme="minorBidi"/>
        </w:rPr>
        <w:t>an</w:t>
      </w:r>
      <w:r w:rsidRPr="00CA219D">
        <w:rPr>
          <w:rFonts w:asciiTheme="minorBidi" w:hAnsiTheme="minorBidi"/>
        </w:rPr>
        <w:t xml:space="preserve">. Bei </w:t>
      </w:r>
      <w:proofErr w:type="spellStart"/>
      <w:r w:rsidRPr="00CA219D">
        <w:rPr>
          <w:rFonts w:asciiTheme="minorBidi" w:hAnsiTheme="minorBidi"/>
        </w:rPr>
        <w:t>Axios</w:t>
      </w:r>
      <w:proofErr w:type="spellEnd"/>
      <w:r w:rsidRPr="00CA219D">
        <w:rPr>
          <w:rFonts w:asciiTheme="minorBidi" w:hAnsiTheme="minorBidi"/>
        </w:rPr>
        <w:t xml:space="preserve"> handelt es sich um einen Versprechen-basierten HTTP-Klienten für </w:t>
      </w:r>
      <w:proofErr w:type="spellStart"/>
      <w:r w:rsidRPr="00CA219D">
        <w:rPr>
          <w:rFonts w:asciiTheme="minorBidi" w:hAnsiTheme="minorBidi"/>
        </w:rPr>
        <w:t>Javascript</w:t>
      </w:r>
      <w:proofErr w:type="spellEnd"/>
      <w:r w:rsidRPr="00CA219D">
        <w:rPr>
          <w:rFonts w:asciiTheme="minorBidi" w:hAnsiTheme="minorBidi"/>
        </w:rPr>
        <w:t>. Dieses sogenannte Versprechen ermöglicht es</w:t>
      </w:r>
      <w:r>
        <w:rPr>
          <w:rFonts w:asciiTheme="minorBidi" w:hAnsiTheme="minorBidi"/>
        </w:rPr>
        <w:t xml:space="preserve"> problemlos</w:t>
      </w:r>
      <w:r w:rsidRPr="00CA219D">
        <w:rPr>
          <w:rFonts w:asciiTheme="minorBidi" w:hAnsiTheme="minorBidi"/>
        </w:rPr>
        <w:t xml:space="preserve"> mit den Daten asynchron zu agieren.</w:t>
      </w:r>
      <w:r>
        <w:rPr>
          <w:rStyle w:val="Funotenzeichen"/>
          <w:rFonts w:asciiTheme="minorBidi" w:hAnsiTheme="minorBidi"/>
        </w:rPr>
        <w:footnoteReference w:id="95"/>
      </w:r>
      <w:r w:rsidRPr="00CA219D">
        <w:rPr>
          <w:rFonts w:asciiTheme="minorBidi" w:hAnsiTheme="minorBidi"/>
        </w:rPr>
        <w:t xml:space="preserve"> </w:t>
      </w:r>
    </w:p>
    <w:p w14:paraId="160F6A26" w14:textId="77777777" w:rsidR="000C2DC2" w:rsidRDefault="000C2DC2" w:rsidP="000C2DC2">
      <w:pPr>
        <w:rPr>
          <w:rFonts w:asciiTheme="minorBidi" w:hAnsiTheme="minorBidi"/>
        </w:rPr>
      </w:pPr>
      <w:r w:rsidRPr="00CA219D">
        <w:rPr>
          <w:rFonts w:asciiTheme="minorBidi" w:hAnsiTheme="minorBidi"/>
        </w:rPr>
        <w:t xml:space="preserve">Mithilfe der Post Methode lassen sich die Daten der Umfrage zu einem </w:t>
      </w:r>
      <w:proofErr w:type="spellStart"/>
      <w:r w:rsidRPr="00CA219D">
        <w:rPr>
          <w:rFonts w:asciiTheme="minorBidi" w:hAnsiTheme="minorBidi"/>
        </w:rPr>
        <w:t>Restful</w:t>
      </w:r>
      <w:proofErr w:type="spellEnd"/>
      <w:r w:rsidRPr="00CA219D">
        <w:rPr>
          <w:rFonts w:asciiTheme="minorBidi" w:hAnsiTheme="minorBidi"/>
        </w:rPr>
        <w:t xml:space="preserve"> API senden. Der Service von </w:t>
      </w:r>
      <w:proofErr w:type="spellStart"/>
      <w:r w:rsidRPr="00CA219D">
        <w:rPr>
          <w:rFonts w:asciiTheme="minorBidi" w:hAnsiTheme="minorBidi"/>
        </w:rPr>
        <w:t>NoCodeAPI</w:t>
      </w:r>
      <w:proofErr w:type="spellEnd"/>
      <w:r w:rsidRPr="00CA219D">
        <w:rPr>
          <w:rFonts w:asciiTheme="minorBidi" w:hAnsiTheme="minorBidi"/>
        </w:rPr>
        <w:t xml:space="preserve"> erlaubt es eine Schnittstelle mit wenig Code schnell zu integrieren. Somit konnten die Programmierschnittstellen der </w:t>
      </w:r>
      <w:proofErr w:type="spellStart"/>
      <w:r w:rsidRPr="00CA219D">
        <w:rPr>
          <w:rFonts w:asciiTheme="minorBidi" w:hAnsiTheme="minorBidi"/>
        </w:rPr>
        <w:t>React</w:t>
      </w:r>
      <w:proofErr w:type="spellEnd"/>
      <w:r w:rsidRPr="00CA219D">
        <w:rPr>
          <w:rFonts w:asciiTheme="minorBidi" w:hAnsiTheme="minorBidi"/>
        </w:rPr>
        <w:t xml:space="preserve">-Applikation und der </w:t>
      </w:r>
      <w:proofErr w:type="spellStart"/>
      <w:r w:rsidRPr="00CA219D">
        <w:rPr>
          <w:rFonts w:asciiTheme="minorBidi" w:hAnsiTheme="minorBidi"/>
        </w:rPr>
        <w:lastRenderedPageBreak/>
        <w:t>Googledocs</w:t>
      </w:r>
      <w:proofErr w:type="spellEnd"/>
      <w:r w:rsidRPr="00CA219D">
        <w:rPr>
          <w:rFonts w:asciiTheme="minorBidi" w:hAnsiTheme="minorBidi"/>
        </w:rPr>
        <w:t xml:space="preserve"> API verbunden werden. Hierbei verwendet </w:t>
      </w:r>
      <w:proofErr w:type="spellStart"/>
      <w:r w:rsidRPr="00CA219D">
        <w:rPr>
          <w:rFonts w:asciiTheme="minorBidi" w:hAnsiTheme="minorBidi"/>
        </w:rPr>
        <w:t>Axios</w:t>
      </w:r>
      <w:proofErr w:type="spellEnd"/>
      <w:r w:rsidRPr="00CA219D">
        <w:rPr>
          <w:rFonts w:asciiTheme="minorBidi" w:hAnsiTheme="minorBidi"/>
        </w:rPr>
        <w:t>, wie im folgenden Codebeispiel zu sehen, bei der Post Methode die URL als Argument und packt diese in eine JSON Datei.</w:t>
      </w:r>
    </w:p>
    <w:p w14:paraId="6A9419DC" w14:textId="77777777" w:rsidR="00875F44" w:rsidRDefault="00875F44" w:rsidP="000C2DC2">
      <w:pPr>
        <w:pStyle w:val="Beschriftung"/>
      </w:pPr>
      <w:bookmarkStart w:id="63" w:name="_Toc76333291"/>
    </w:p>
    <w:p w14:paraId="54CB7D29" w14:textId="77777777" w:rsidR="00875F44" w:rsidRDefault="00875F44" w:rsidP="000C2DC2">
      <w:pPr>
        <w:pStyle w:val="Beschriftung"/>
      </w:pPr>
    </w:p>
    <w:p w14:paraId="10D9FD40" w14:textId="77777777" w:rsidR="00875F44" w:rsidRDefault="00875F44" w:rsidP="000C2DC2">
      <w:pPr>
        <w:pStyle w:val="Beschriftung"/>
      </w:pPr>
    </w:p>
    <w:tbl>
      <w:tblPr>
        <w:tblStyle w:val="Tabellenraster"/>
        <w:tblW w:w="0" w:type="auto"/>
        <w:tblLayout w:type="fixed"/>
        <w:tblLook w:val="04A0" w:firstRow="1" w:lastRow="0" w:firstColumn="1" w:lastColumn="0" w:noHBand="0" w:noVBand="1"/>
      </w:tblPr>
      <w:tblGrid>
        <w:gridCol w:w="562"/>
        <w:gridCol w:w="8500"/>
      </w:tblGrid>
      <w:tr w:rsidR="00875F44" w:rsidRPr="00875F44" w14:paraId="36119065" w14:textId="77777777" w:rsidTr="00177241">
        <w:trPr>
          <w:trHeight w:val="50"/>
        </w:trPr>
        <w:tc>
          <w:tcPr>
            <w:tcW w:w="562" w:type="dxa"/>
          </w:tcPr>
          <w:p w14:paraId="5ECB082B" w14:textId="72B26A90" w:rsidR="00875F44" w:rsidRPr="00D95863" w:rsidRDefault="00875F44" w:rsidP="00177241">
            <w:pPr>
              <w:pStyle w:val="HTMLVorformatiert"/>
              <w:spacing w:line="240" w:lineRule="exact"/>
              <w:jc w:val="center"/>
              <w:rPr>
                <w:rFonts w:cs="Arial"/>
                <w:color w:val="333333"/>
                <w:sz w:val="24"/>
                <w:szCs w:val="24"/>
              </w:rPr>
            </w:pPr>
            <w:r>
              <w:rPr>
                <w:rFonts w:cs="Arial"/>
                <w:color w:val="333333"/>
                <w:sz w:val="24"/>
                <w:szCs w:val="24"/>
              </w:rPr>
              <w:t>1</w:t>
            </w:r>
          </w:p>
          <w:p w14:paraId="4B7F0188" w14:textId="77777777" w:rsidR="00875F44" w:rsidRDefault="00875F44" w:rsidP="00177241">
            <w:pPr>
              <w:pStyle w:val="HTMLVorformatiert"/>
              <w:spacing w:line="240" w:lineRule="exact"/>
              <w:jc w:val="center"/>
              <w:rPr>
                <w:rFonts w:cs="Arial"/>
                <w:color w:val="333333"/>
                <w:sz w:val="24"/>
                <w:szCs w:val="24"/>
              </w:rPr>
            </w:pPr>
            <w:r>
              <w:rPr>
                <w:rFonts w:cs="Arial"/>
                <w:color w:val="333333"/>
                <w:sz w:val="24"/>
                <w:szCs w:val="24"/>
              </w:rPr>
              <w:t>2</w:t>
            </w:r>
          </w:p>
          <w:p w14:paraId="176344C8" w14:textId="77777777" w:rsidR="00875F44" w:rsidRDefault="00875F44" w:rsidP="00177241">
            <w:pPr>
              <w:pStyle w:val="HTMLVorformatiert"/>
              <w:spacing w:line="240" w:lineRule="exact"/>
              <w:jc w:val="center"/>
              <w:rPr>
                <w:rFonts w:cs="Arial"/>
                <w:color w:val="333333"/>
                <w:sz w:val="24"/>
                <w:szCs w:val="24"/>
              </w:rPr>
            </w:pPr>
            <w:r>
              <w:rPr>
                <w:rFonts w:cs="Arial"/>
                <w:color w:val="333333"/>
                <w:sz w:val="24"/>
                <w:szCs w:val="24"/>
              </w:rPr>
              <w:t>3</w:t>
            </w:r>
          </w:p>
          <w:p w14:paraId="67D3F3EC" w14:textId="77777777" w:rsidR="00875F44" w:rsidRDefault="00875F44" w:rsidP="00177241">
            <w:pPr>
              <w:pStyle w:val="HTMLVorformatiert"/>
              <w:spacing w:line="240" w:lineRule="exact"/>
              <w:jc w:val="center"/>
              <w:rPr>
                <w:rFonts w:cs="Arial"/>
                <w:color w:val="333333"/>
                <w:sz w:val="24"/>
                <w:szCs w:val="24"/>
              </w:rPr>
            </w:pPr>
            <w:r>
              <w:rPr>
                <w:rFonts w:cs="Arial"/>
                <w:color w:val="333333"/>
                <w:sz w:val="24"/>
                <w:szCs w:val="24"/>
              </w:rPr>
              <w:t>4</w:t>
            </w:r>
          </w:p>
          <w:p w14:paraId="77DE0C6E" w14:textId="77777777" w:rsidR="00875F44" w:rsidRDefault="00875F44" w:rsidP="00177241">
            <w:pPr>
              <w:pStyle w:val="HTMLVorformatiert"/>
              <w:spacing w:line="240" w:lineRule="exact"/>
              <w:jc w:val="center"/>
              <w:rPr>
                <w:rFonts w:cs="Arial"/>
                <w:color w:val="333333"/>
                <w:sz w:val="24"/>
                <w:szCs w:val="24"/>
              </w:rPr>
            </w:pPr>
            <w:r>
              <w:rPr>
                <w:rFonts w:cs="Arial"/>
                <w:color w:val="333333"/>
                <w:sz w:val="24"/>
                <w:szCs w:val="24"/>
              </w:rPr>
              <w:t>5</w:t>
            </w:r>
          </w:p>
          <w:p w14:paraId="04724717" w14:textId="77777777" w:rsidR="00875F44" w:rsidRDefault="00875F44" w:rsidP="00177241">
            <w:pPr>
              <w:pStyle w:val="HTMLVorformatiert"/>
              <w:spacing w:line="240" w:lineRule="exact"/>
              <w:jc w:val="center"/>
              <w:rPr>
                <w:rFonts w:cs="Arial"/>
                <w:color w:val="333333"/>
                <w:sz w:val="24"/>
                <w:szCs w:val="24"/>
              </w:rPr>
            </w:pPr>
            <w:r>
              <w:rPr>
                <w:rFonts w:cs="Arial"/>
                <w:color w:val="333333"/>
                <w:sz w:val="24"/>
                <w:szCs w:val="24"/>
              </w:rPr>
              <w:t>6</w:t>
            </w:r>
          </w:p>
          <w:p w14:paraId="532957CF" w14:textId="77777777" w:rsidR="00875F44" w:rsidRDefault="00875F44" w:rsidP="00177241">
            <w:pPr>
              <w:pStyle w:val="HTMLVorformatiert"/>
              <w:spacing w:line="240" w:lineRule="exact"/>
              <w:jc w:val="center"/>
              <w:rPr>
                <w:rFonts w:cs="Arial"/>
                <w:color w:val="333333"/>
                <w:sz w:val="24"/>
                <w:szCs w:val="24"/>
              </w:rPr>
            </w:pPr>
            <w:r>
              <w:rPr>
                <w:rFonts w:cs="Arial"/>
                <w:color w:val="333333"/>
                <w:sz w:val="24"/>
                <w:szCs w:val="24"/>
              </w:rPr>
              <w:t>7</w:t>
            </w:r>
          </w:p>
          <w:p w14:paraId="2BA5812F" w14:textId="77777777" w:rsidR="00875F44" w:rsidRDefault="00875F44" w:rsidP="00177241">
            <w:pPr>
              <w:pStyle w:val="HTMLVorformatiert"/>
              <w:spacing w:line="240" w:lineRule="exact"/>
              <w:jc w:val="center"/>
              <w:rPr>
                <w:rFonts w:cs="Arial"/>
                <w:color w:val="333333"/>
                <w:sz w:val="24"/>
                <w:szCs w:val="24"/>
              </w:rPr>
            </w:pPr>
            <w:r>
              <w:rPr>
                <w:rFonts w:cs="Arial"/>
                <w:color w:val="333333"/>
                <w:sz w:val="24"/>
                <w:szCs w:val="24"/>
              </w:rPr>
              <w:t>8</w:t>
            </w:r>
          </w:p>
          <w:p w14:paraId="0BB94B86" w14:textId="77777777" w:rsidR="00875F44" w:rsidRDefault="00875F44" w:rsidP="00177241">
            <w:pPr>
              <w:pStyle w:val="HTMLVorformatiert"/>
              <w:spacing w:line="240" w:lineRule="exact"/>
              <w:jc w:val="center"/>
              <w:rPr>
                <w:rFonts w:cs="Arial"/>
                <w:color w:val="333333"/>
                <w:sz w:val="24"/>
                <w:szCs w:val="24"/>
              </w:rPr>
            </w:pPr>
            <w:r>
              <w:rPr>
                <w:rFonts w:cs="Arial"/>
                <w:color w:val="333333"/>
                <w:sz w:val="24"/>
                <w:szCs w:val="24"/>
              </w:rPr>
              <w:t>9</w:t>
            </w:r>
          </w:p>
          <w:p w14:paraId="5825EF5B" w14:textId="77777777" w:rsidR="00177241" w:rsidRDefault="00177241" w:rsidP="00177241">
            <w:pPr>
              <w:pStyle w:val="HTMLVorformatiert"/>
              <w:spacing w:line="240" w:lineRule="exact"/>
              <w:jc w:val="center"/>
              <w:rPr>
                <w:rFonts w:cs="Arial"/>
                <w:color w:val="333333"/>
                <w:sz w:val="24"/>
                <w:szCs w:val="24"/>
              </w:rPr>
            </w:pPr>
            <w:r>
              <w:rPr>
                <w:rFonts w:cs="Arial"/>
                <w:color w:val="333333"/>
                <w:sz w:val="24"/>
                <w:szCs w:val="24"/>
              </w:rPr>
              <w:t>10</w:t>
            </w:r>
          </w:p>
          <w:p w14:paraId="519EA67F" w14:textId="77777777" w:rsidR="00177241" w:rsidRDefault="00177241" w:rsidP="00177241">
            <w:pPr>
              <w:pStyle w:val="HTMLVorformatiert"/>
              <w:spacing w:line="240" w:lineRule="exact"/>
              <w:jc w:val="center"/>
              <w:rPr>
                <w:rFonts w:cs="Arial"/>
                <w:color w:val="333333"/>
                <w:sz w:val="24"/>
                <w:szCs w:val="24"/>
              </w:rPr>
            </w:pPr>
            <w:r>
              <w:rPr>
                <w:rFonts w:cs="Arial"/>
                <w:color w:val="333333"/>
                <w:sz w:val="24"/>
                <w:szCs w:val="24"/>
              </w:rPr>
              <w:t>11</w:t>
            </w:r>
          </w:p>
          <w:p w14:paraId="14656445" w14:textId="77777777" w:rsidR="00177241" w:rsidRDefault="00177241" w:rsidP="00177241">
            <w:pPr>
              <w:pStyle w:val="HTMLVorformatiert"/>
              <w:spacing w:line="240" w:lineRule="exact"/>
              <w:jc w:val="center"/>
              <w:rPr>
                <w:rFonts w:cs="Arial"/>
                <w:color w:val="333333"/>
                <w:sz w:val="24"/>
                <w:szCs w:val="24"/>
              </w:rPr>
            </w:pPr>
            <w:r>
              <w:rPr>
                <w:rFonts w:cs="Arial"/>
                <w:color w:val="333333"/>
                <w:sz w:val="24"/>
                <w:szCs w:val="24"/>
              </w:rPr>
              <w:t>12</w:t>
            </w:r>
          </w:p>
          <w:p w14:paraId="5A260298" w14:textId="77777777" w:rsidR="00177241" w:rsidRDefault="00177241" w:rsidP="00177241">
            <w:pPr>
              <w:pStyle w:val="HTMLVorformatiert"/>
              <w:spacing w:line="240" w:lineRule="exact"/>
              <w:jc w:val="center"/>
              <w:rPr>
                <w:rFonts w:cs="Arial"/>
                <w:color w:val="333333"/>
                <w:sz w:val="24"/>
                <w:szCs w:val="24"/>
              </w:rPr>
            </w:pPr>
            <w:r>
              <w:rPr>
                <w:rFonts w:cs="Arial"/>
                <w:color w:val="333333"/>
                <w:sz w:val="24"/>
                <w:szCs w:val="24"/>
              </w:rPr>
              <w:t>13</w:t>
            </w:r>
          </w:p>
          <w:p w14:paraId="023DF8CC" w14:textId="77777777" w:rsidR="00177241" w:rsidRDefault="00177241" w:rsidP="00177241">
            <w:pPr>
              <w:pStyle w:val="HTMLVorformatiert"/>
              <w:spacing w:line="240" w:lineRule="exact"/>
              <w:jc w:val="center"/>
              <w:rPr>
                <w:rFonts w:cs="Arial"/>
                <w:color w:val="333333"/>
                <w:sz w:val="24"/>
                <w:szCs w:val="24"/>
              </w:rPr>
            </w:pPr>
            <w:r>
              <w:rPr>
                <w:rFonts w:cs="Arial"/>
                <w:color w:val="333333"/>
                <w:sz w:val="24"/>
                <w:szCs w:val="24"/>
              </w:rPr>
              <w:t>14</w:t>
            </w:r>
          </w:p>
          <w:p w14:paraId="1B44A9AC" w14:textId="77777777" w:rsidR="00177241" w:rsidRDefault="00177241" w:rsidP="00177241">
            <w:pPr>
              <w:pStyle w:val="HTMLVorformatiert"/>
              <w:spacing w:line="240" w:lineRule="exact"/>
              <w:jc w:val="center"/>
              <w:rPr>
                <w:rFonts w:cs="Arial"/>
                <w:color w:val="333333"/>
                <w:sz w:val="24"/>
                <w:szCs w:val="24"/>
              </w:rPr>
            </w:pPr>
            <w:r>
              <w:rPr>
                <w:rFonts w:cs="Arial"/>
                <w:color w:val="333333"/>
                <w:sz w:val="24"/>
                <w:szCs w:val="24"/>
              </w:rPr>
              <w:t>15</w:t>
            </w:r>
          </w:p>
          <w:p w14:paraId="4005F0EC" w14:textId="77777777" w:rsidR="00177241" w:rsidRDefault="00177241" w:rsidP="00177241">
            <w:pPr>
              <w:pStyle w:val="HTMLVorformatiert"/>
              <w:spacing w:line="240" w:lineRule="exact"/>
              <w:jc w:val="center"/>
              <w:rPr>
                <w:rFonts w:cs="Arial"/>
                <w:color w:val="333333"/>
                <w:sz w:val="24"/>
                <w:szCs w:val="24"/>
              </w:rPr>
            </w:pPr>
            <w:r>
              <w:rPr>
                <w:rFonts w:cs="Arial"/>
                <w:color w:val="333333"/>
                <w:sz w:val="24"/>
                <w:szCs w:val="24"/>
              </w:rPr>
              <w:t>16</w:t>
            </w:r>
          </w:p>
          <w:p w14:paraId="571D2F10" w14:textId="77777777" w:rsidR="00177241" w:rsidRDefault="00177241" w:rsidP="00177241">
            <w:pPr>
              <w:pStyle w:val="HTMLVorformatiert"/>
              <w:spacing w:line="240" w:lineRule="exact"/>
              <w:jc w:val="center"/>
              <w:rPr>
                <w:rFonts w:cs="Arial"/>
                <w:color w:val="333333"/>
                <w:sz w:val="24"/>
                <w:szCs w:val="24"/>
              </w:rPr>
            </w:pPr>
            <w:r>
              <w:rPr>
                <w:rFonts w:cs="Arial"/>
                <w:color w:val="333333"/>
                <w:sz w:val="24"/>
                <w:szCs w:val="24"/>
              </w:rPr>
              <w:t>17</w:t>
            </w:r>
          </w:p>
          <w:p w14:paraId="275653BB" w14:textId="5BE0C50A" w:rsidR="00177241" w:rsidRPr="00D95863" w:rsidRDefault="00177241" w:rsidP="00177241">
            <w:pPr>
              <w:pStyle w:val="HTMLVorformatiert"/>
              <w:spacing w:line="240" w:lineRule="exact"/>
              <w:jc w:val="center"/>
              <w:rPr>
                <w:rFonts w:cs="Arial"/>
                <w:color w:val="333333"/>
                <w:sz w:val="24"/>
                <w:szCs w:val="24"/>
              </w:rPr>
            </w:pPr>
            <w:r>
              <w:rPr>
                <w:rFonts w:cs="Arial"/>
                <w:color w:val="333333"/>
                <w:sz w:val="24"/>
                <w:szCs w:val="24"/>
              </w:rPr>
              <w:t>18</w:t>
            </w:r>
          </w:p>
        </w:tc>
        <w:tc>
          <w:tcPr>
            <w:tcW w:w="8500" w:type="dxa"/>
            <w:vAlign w:val="center"/>
          </w:tcPr>
          <w:p w14:paraId="7B3DE077" w14:textId="77777777" w:rsidR="00875F44" w:rsidRPr="00875F44" w:rsidRDefault="00875F44" w:rsidP="00875F44">
            <w:pPr>
              <w:pStyle w:val="HTMLVorformatiert"/>
              <w:spacing w:line="244" w:lineRule="atLeast"/>
              <w:rPr>
                <w:rFonts w:cs="Arial"/>
                <w:color w:val="333333"/>
                <w:sz w:val="24"/>
                <w:szCs w:val="24"/>
              </w:rPr>
            </w:pPr>
            <w:r w:rsidRPr="00875F44">
              <w:rPr>
                <w:rFonts w:cs="Arial"/>
                <w:color w:val="333333"/>
                <w:sz w:val="24"/>
                <w:szCs w:val="24"/>
              </w:rPr>
              <w:t xml:space="preserve">// API </w:t>
            </w:r>
            <w:proofErr w:type="spellStart"/>
            <w:r w:rsidRPr="00875F44">
              <w:rPr>
                <w:rFonts w:cs="Arial"/>
                <w:color w:val="333333"/>
                <w:sz w:val="24"/>
                <w:szCs w:val="24"/>
              </w:rPr>
              <w:t>call</w:t>
            </w:r>
            <w:proofErr w:type="spellEnd"/>
            <w:r w:rsidRPr="00875F44">
              <w:rPr>
                <w:rFonts w:cs="Arial"/>
                <w:color w:val="333333"/>
                <w:sz w:val="24"/>
                <w:szCs w:val="24"/>
              </w:rPr>
              <w:t xml:space="preserve"> </w:t>
            </w:r>
            <w:proofErr w:type="spellStart"/>
            <w:r w:rsidRPr="00875F44">
              <w:rPr>
                <w:rFonts w:cs="Arial"/>
                <w:color w:val="333333"/>
                <w:sz w:val="24"/>
                <w:szCs w:val="24"/>
              </w:rPr>
              <w:t>to</w:t>
            </w:r>
            <w:proofErr w:type="spellEnd"/>
            <w:r w:rsidRPr="00875F44">
              <w:rPr>
                <w:rFonts w:cs="Arial"/>
                <w:color w:val="333333"/>
                <w:sz w:val="24"/>
                <w:szCs w:val="24"/>
              </w:rPr>
              <w:t xml:space="preserve"> </w:t>
            </w:r>
            <w:proofErr w:type="spellStart"/>
            <w:r w:rsidRPr="00875F44">
              <w:rPr>
                <w:rFonts w:cs="Arial"/>
                <w:color w:val="333333"/>
                <w:sz w:val="24"/>
                <w:szCs w:val="24"/>
              </w:rPr>
              <w:t>google</w:t>
            </w:r>
            <w:proofErr w:type="spellEnd"/>
            <w:r w:rsidRPr="00875F44">
              <w:rPr>
                <w:rFonts w:cs="Arial"/>
                <w:color w:val="333333"/>
                <w:sz w:val="24"/>
                <w:szCs w:val="24"/>
              </w:rPr>
              <w:t xml:space="preserve"> </w:t>
            </w:r>
            <w:proofErr w:type="spellStart"/>
            <w:r w:rsidRPr="00875F44">
              <w:rPr>
                <w:rFonts w:cs="Arial"/>
                <w:color w:val="333333"/>
                <w:sz w:val="24"/>
                <w:szCs w:val="24"/>
              </w:rPr>
              <w:t>sheet</w:t>
            </w:r>
            <w:proofErr w:type="spellEnd"/>
          </w:p>
          <w:p w14:paraId="0FD922B4" w14:textId="77777777" w:rsidR="00875F44" w:rsidRPr="00875F44" w:rsidRDefault="00875F44" w:rsidP="00875F44">
            <w:pPr>
              <w:pStyle w:val="HTMLVorformatiert"/>
              <w:spacing w:line="244" w:lineRule="atLeast"/>
              <w:rPr>
                <w:rFonts w:cs="Arial"/>
                <w:color w:val="333333"/>
                <w:sz w:val="24"/>
                <w:szCs w:val="24"/>
              </w:rPr>
            </w:pPr>
            <w:proofErr w:type="spellStart"/>
            <w:proofErr w:type="gramStart"/>
            <w:r w:rsidRPr="00875F44">
              <w:rPr>
                <w:rFonts w:cs="Arial"/>
                <w:color w:val="333333"/>
                <w:sz w:val="24"/>
                <w:szCs w:val="24"/>
              </w:rPr>
              <w:t>axios</w:t>
            </w:r>
            <w:proofErr w:type="spellEnd"/>
            <w:r w:rsidRPr="00875F44">
              <w:rPr>
                <w:rFonts w:cs="Arial"/>
                <w:color w:val="333333"/>
                <w:sz w:val="24"/>
                <w:szCs w:val="24"/>
              </w:rPr>
              <w:t>(</w:t>
            </w:r>
            <w:proofErr w:type="gramEnd"/>
            <w:r w:rsidRPr="00875F44">
              <w:rPr>
                <w:rFonts w:cs="Arial"/>
                <w:color w:val="333333"/>
                <w:sz w:val="24"/>
                <w:szCs w:val="24"/>
              </w:rPr>
              <w:t>{</w:t>
            </w:r>
          </w:p>
          <w:p w14:paraId="18151568" w14:textId="77777777" w:rsidR="00875F44" w:rsidRPr="00875F44" w:rsidRDefault="00875F44" w:rsidP="00875F44">
            <w:pPr>
              <w:pStyle w:val="HTMLVorformatiert"/>
              <w:spacing w:line="244" w:lineRule="atLeast"/>
              <w:rPr>
                <w:rFonts w:cs="Arial"/>
                <w:color w:val="333333"/>
                <w:sz w:val="24"/>
                <w:szCs w:val="24"/>
              </w:rPr>
            </w:pPr>
            <w:r w:rsidRPr="00875F44">
              <w:rPr>
                <w:rFonts w:cs="Arial"/>
                <w:color w:val="333333"/>
                <w:sz w:val="24"/>
                <w:szCs w:val="24"/>
              </w:rPr>
              <w:t xml:space="preserve">    </w:t>
            </w:r>
            <w:proofErr w:type="spellStart"/>
            <w:r w:rsidRPr="00875F44">
              <w:rPr>
                <w:rFonts w:cs="Arial"/>
                <w:color w:val="333333"/>
                <w:sz w:val="24"/>
                <w:szCs w:val="24"/>
              </w:rPr>
              <w:t>method</w:t>
            </w:r>
            <w:proofErr w:type="spellEnd"/>
            <w:r w:rsidRPr="00875F44">
              <w:rPr>
                <w:rFonts w:cs="Arial"/>
                <w:color w:val="333333"/>
                <w:sz w:val="24"/>
                <w:szCs w:val="24"/>
              </w:rPr>
              <w:t>: '</w:t>
            </w:r>
            <w:proofErr w:type="spellStart"/>
            <w:r w:rsidRPr="00875F44">
              <w:rPr>
                <w:rFonts w:cs="Arial"/>
                <w:color w:val="333333"/>
                <w:sz w:val="24"/>
                <w:szCs w:val="24"/>
              </w:rPr>
              <w:t>post</w:t>
            </w:r>
            <w:proofErr w:type="spellEnd"/>
            <w:r w:rsidRPr="00875F44">
              <w:rPr>
                <w:rFonts w:cs="Arial"/>
                <w:color w:val="333333"/>
                <w:sz w:val="24"/>
                <w:szCs w:val="24"/>
              </w:rPr>
              <w:t>',</w:t>
            </w:r>
          </w:p>
          <w:p w14:paraId="7BE2EB3A" w14:textId="77777777" w:rsidR="00875F44" w:rsidRPr="00875F44" w:rsidRDefault="00875F44" w:rsidP="00875F44">
            <w:pPr>
              <w:pStyle w:val="HTMLVorformatiert"/>
              <w:spacing w:line="244" w:lineRule="atLeast"/>
              <w:rPr>
                <w:rFonts w:cs="Arial"/>
                <w:color w:val="333333"/>
                <w:sz w:val="24"/>
                <w:szCs w:val="24"/>
              </w:rPr>
            </w:pPr>
            <w:r w:rsidRPr="00875F44">
              <w:rPr>
                <w:rFonts w:cs="Arial"/>
                <w:color w:val="333333"/>
                <w:sz w:val="24"/>
                <w:szCs w:val="24"/>
              </w:rPr>
              <w:t xml:space="preserve">    </w:t>
            </w:r>
            <w:proofErr w:type="spellStart"/>
            <w:r w:rsidRPr="00875F44">
              <w:rPr>
                <w:rFonts w:cs="Arial"/>
                <w:color w:val="333333"/>
                <w:sz w:val="24"/>
                <w:szCs w:val="24"/>
              </w:rPr>
              <w:t>url</w:t>
            </w:r>
            <w:proofErr w:type="spellEnd"/>
            <w:r w:rsidRPr="00875F44">
              <w:rPr>
                <w:rFonts w:cs="Arial"/>
                <w:color w:val="333333"/>
                <w:sz w:val="24"/>
                <w:szCs w:val="24"/>
              </w:rPr>
              <w:t xml:space="preserve">: 'https://v1.nocodeapi.com/markymarcsons/google_sheets/DNVIYetdgiiDWEzW?tabId=Sheet1', </w:t>
            </w:r>
          </w:p>
          <w:p w14:paraId="4B6715F8" w14:textId="77777777" w:rsidR="00875F44" w:rsidRPr="00875F44" w:rsidRDefault="00875F44" w:rsidP="00875F44">
            <w:pPr>
              <w:pStyle w:val="HTMLVorformatiert"/>
              <w:spacing w:line="244" w:lineRule="atLeast"/>
              <w:rPr>
                <w:rFonts w:cs="Arial"/>
                <w:color w:val="333333"/>
                <w:sz w:val="24"/>
                <w:szCs w:val="24"/>
              </w:rPr>
            </w:pPr>
            <w:r w:rsidRPr="00875F44">
              <w:rPr>
                <w:rFonts w:cs="Arial"/>
                <w:color w:val="333333"/>
                <w:sz w:val="24"/>
                <w:szCs w:val="24"/>
              </w:rPr>
              <w:t xml:space="preserve">    </w:t>
            </w:r>
            <w:proofErr w:type="spellStart"/>
            <w:r w:rsidRPr="00875F44">
              <w:rPr>
                <w:rFonts w:cs="Arial"/>
                <w:color w:val="333333"/>
                <w:sz w:val="24"/>
                <w:szCs w:val="24"/>
              </w:rPr>
              <w:t>data</w:t>
            </w:r>
            <w:proofErr w:type="spellEnd"/>
            <w:r w:rsidRPr="00875F44">
              <w:rPr>
                <w:rFonts w:cs="Arial"/>
                <w:color w:val="333333"/>
                <w:sz w:val="24"/>
                <w:szCs w:val="24"/>
              </w:rPr>
              <w:t xml:space="preserve">: </w:t>
            </w:r>
          </w:p>
          <w:p w14:paraId="4CC29559" w14:textId="77777777" w:rsidR="00875F44" w:rsidRPr="00875F44" w:rsidRDefault="00875F44" w:rsidP="00875F44">
            <w:pPr>
              <w:pStyle w:val="HTMLVorformatiert"/>
              <w:spacing w:line="244" w:lineRule="atLeast"/>
              <w:rPr>
                <w:rFonts w:cs="Arial"/>
                <w:color w:val="333333"/>
                <w:sz w:val="24"/>
                <w:szCs w:val="24"/>
              </w:rPr>
            </w:pPr>
            <w:r w:rsidRPr="00875F44">
              <w:rPr>
                <w:rFonts w:cs="Arial"/>
                <w:color w:val="333333"/>
                <w:sz w:val="24"/>
                <w:szCs w:val="24"/>
              </w:rPr>
              <w:t>[[</w:t>
            </w:r>
            <w:proofErr w:type="spellStart"/>
            <w:r w:rsidRPr="00875F44">
              <w:rPr>
                <w:rFonts w:cs="Arial"/>
                <w:color w:val="333333"/>
                <w:sz w:val="24"/>
                <w:szCs w:val="24"/>
              </w:rPr>
              <w:t>new</w:t>
            </w:r>
            <w:proofErr w:type="spellEnd"/>
            <w:r w:rsidRPr="00875F44">
              <w:rPr>
                <w:rFonts w:cs="Arial"/>
                <w:color w:val="333333"/>
                <w:sz w:val="24"/>
                <w:szCs w:val="24"/>
              </w:rPr>
              <w:t xml:space="preserve"> Date(</w:t>
            </w:r>
            <w:proofErr w:type="gramStart"/>
            <w:r w:rsidRPr="00875F44">
              <w:rPr>
                <w:rFonts w:cs="Arial"/>
                <w:color w:val="333333"/>
                <w:sz w:val="24"/>
                <w:szCs w:val="24"/>
              </w:rPr>
              <w:t>).</w:t>
            </w:r>
            <w:proofErr w:type="spellStart"/>
            <w:r w:rsidRPr="00875F44">
              <w:rPr>
                <w:rFonts w:cs="Arial"/>
                <w:color w:val="333333"/>
                <w:sz w:val="24"/>
                <w:szCs w:val="24"/>
              </w:rPr>
              <w:t>toLocaleString</w:t>
            </w:r>
            <w:proofErr w:type="spellEnd"/>
            <w:proofErr w:type="gramEnd"/>
            <w:r w:rsidRPr="00875F44">
              <w:rPr>
                <w:rFonts w:cs="Arial"/>
                <w:color w:val="333333"/>
                <w:sz w:val="24"/>
                <w:szCs w:val="24"/>
              </w:rPr>
              <w:t>(),</w:t>
            </w:r>
            <w:proofErr w:type="spellStart"/>
            <w:r w:rsidRPr="00875F44">
              <w:rPr>
                <w:rFonts w:cs="Arial"/>
                <w:color w:val="333333"/>
                <w:sz w:val="24"/>
                <w:szCs w:val="24"/>
              </w:rPr>
              <w:t>rawDataString</w:t>
            </w:r>
            <w:proofErr w:type="spellEnd"/>
            <w:r w:rsidRPr="00875F44">
              <w:rPr>
                <w:rFonts w:cs="Arial"/>
                <w:color w:val="333333"/>
                <w:sz w:val="24"/>
                <w:szCs w:val="24"/>
              </w:rPr>
              <w:t>].</w:t>
            </w:r>
            <w:proofErr w:type="spellStart"/>
            <w:r w:rsidRPr="00875F44">
              <w:rPr>
                <w:rFonts w:cs="Arial"/>
                <w:color w:val="333333"/>
                <w:sz w:val="24"/>
                <w:szCs w:val="24"/>
              </w:rPr>
              <w:t>concat</w:t>
            </w:r>
            <w:proofErr w:type="spellEnd"/>
            <w:r w:rsidRPr="00875F44">
              <w:rPr>
                <w:rFonts w:cs="Arial"/>
                <w:color w:val="333333"/>
                <w:sz w:val="24"/>
                <w:szCs w:val="24"/>
              </w:rPr>
              <w:t>(</w:t>
            </w:r>
            <w:proofErr w:type="spellStart"/>
            <w:r w:rsidRPr="00875F44">
              <w:rPr>
                <w:rFonts w:cs="Arial"/>
                <w:color w:val="333333"/>
                <w:sz w:val="24"/>
                <w:szCs w:val="24"/>
              </w:rPr>
              <w:t>questionValues</w:t>
            </w:r>
            <w:proofErr w:type="spellEnd"/>
            <w:r w:rsidRPr="00875F44">
              <w:rPr>
                <w:rFonts w:cs="Arial"/>
                <w:color w:val="333333"/>
                <w:sz w:val="24"/>
                <w:szCs w:val="24"/>
              </w:rPr>
              <w:t>)],</w:t>
            </w:r>
          </w:p>
          <w:p w14:paraId="5FE85165" w14:textId="77777777" w:rsidR="00875F44" w:rsidRPr="00875F44" w:rsidRDefault="00875F44" w:rsidP="00875F44">
            <w:pPr>
              <w:pStyle w:val="HTMLVorformatiert"/>
              <w:spacing w:line="244" w:lineRule="atLeast"/>
              <w:rPr>
                <w:rFonts w:cs="Arial"/>
                <w:color w:val="333333"/>
                <w:sz w:val="24"/>
                <w:szCs w:val="24"/>
              </w:rPr>
            </w:pPr>
            <w:r w:rsidRPr="00875F44">
              <w:rPr>
                <w:rFonts w:cs="Arial"/>
                <w:color w:val="333333"/>
                <w:sz w:val="24"/>
                <w:szCs w:val="24"/>
              </w:rPr>
              <w:t xml:space="preserve">    </w:t>
            </w:r>
            <w:proofErr w:type="spellStart"/>
            <w:r w:rsidRPr="00875F44">
              <w:rPr>
                <w:rFonts w:cs="Arial"/>
                <w:color w:val="333333"/>
                <w:sz w:val="24"/>
                <w:szCs w:val="24"/>
              </w:rPr>
              <w:t>params</w:t>
            </w:r>
            <w:proofErr w:type="spellEnd"/>
            <w:r w:rsidRPr="00875F44">
              <w:rPr>
                <w:rFonts w:cs="Arial"/>
                <w:color w:val="333333"/>
                <w:sz w:val="24"/>
                <w:szCs w:val="24"/>
              </w:rPr>
              <w:t>: {}</w:t>
            </w:r>
          </w:p>
          <w:p w14:paraId="6E877644" w14:textId="77777777" w:rsidR="00875F44" w:rsidRPr="00875F44" w:rsidRDefault="00875F44" w:rsidP="00875F44">
            <w:pPr>
              <w:pStyle w:val="HTMLVorformatiert"/>
              <w:spacing w:line="244" w:lineRule="atLeast"/>
              <w:rPr>
                <w:rFonts w:cs="Arial"/>
                <w:color w:val="333333"/>
                <w:sz w:val="24"/>
                <w:szCs w:val="24"/>
              </w:rPr>
            </w:pPr>
            <w:r w:rsidRPr="00875F44">
              <w:rPr>
                <w:rFonts w:cs="Arial"/>
                <w:color w:val="333333"/>
                <w:sz w:val="24"/>
                <w:szCs w:val="24"/>
              </w:rPr>
              <w:t>})</w:t>
            </w:r>
          </w:p>
          <w:p w14:paraId="5DD10217" w14:textId="77777777" w:rsidR="00875F44" w:rsidRPr="00875F44" w:rsidRDefault="00875F44" w:rsidP="00875F44">
            <w:pPr>
              <w:pStyle w:val="HTMLVorformatiert"/>
              <w:spacing w:line="244" w:lineRule="atLeast"/>
              <w:rPr>
                <w:rFonts w:cs="Arial"/>
                <w:color w:val="333333"/>
                <w:sz w:val="24"/>
                <w:szCs w:val="24"/>
              </w:rPr>
            </w:pPr>
            <w:proofErr w:type="gramStart"/>
            <w:r w:rsidRPr="00875F44">
              <w:rPr>
                <w:rFonts w:cs="Arial"/>
                <w:color w:val="333333"/>
                <w:sz w:val="24"/>
                <w:szCs w:val="24"/>
              </w:rPr>
              <w:t>.</w:t>
            </w:r>
            <w:proofErr w:type="spellStart"/>
            <w:r w:rsidRPr="00875F44">
              <w:rPr>
                <w:rFonts w:cs="Arial"/>
                <w:color w:val="333333"/>
                <w:sz w:val="24"/>
                <w:szCs w:val="24"/>
              </w:rPr>
              <w:t>then</w:t>
            </w:r>
            <w:proofErr w:type="spellEnd"/>
            <w:proofErr w:type="gramEnd"/>
            <w:r w:rsidRPr="00875F44">
              <w:rPr>
                <w:rFonts w:cs="Arial"/>
                <w:color w:val="333333"/>
                <w:sz w:val="24"/>
                <w:szCs w:val="24"/>
              </w:rPr>
              <w:t>(</w:t>
            </w:r>
            <w:proofErr w:type="spellStart"/>
            <w:r w:rsidRPr="00875F44">
              <w:rPr>
                <w:rFonts w:cs="Arial"/>
                <w:color w:val="333333"/>
                <w:sz w:val="24"/>
                <w:szCs w:val="24"/>
              </w:rPr>
              <w:t>response</w:t>
            </w:r>
            <w:proofErr w:type="spellEnd"/>
            <w:r w:rsidRPr="00875F44">
              <w:rPr>
                <w:rFonts w:cs="Arial"/>
                <w:color w:val="333333"/>
                <w:sz w:val="24"/>
                <w:szCs w:val="24"/>
              </w:rPr>
              <w:t xml:space="preserve"> =&gt; {</w:t>
            </w:r>
          </w:p>
          <w:p w14:paraId="364A2212" w14:textId="77777777" w:rsidR="00875F44" w:rsidRPr="00875F44" w:rsidRDefault="00875F44" w:rsidP="00875F44">
            <w:pPr>
              <w:pStyle w:val="HTMLVorformatiert"/>
              <w:spacing w:line="244" w:lineRule="atLeast"/>
              <w:rPr>
                <w:rFonts w:cs="Arial"/>
                <w:color w:val="333333"/>
                <w:sz w:val="24"/>
                <w:szCs w:val="24"/>
              </w:rPr>
            </w:pPr>
            <w:r w:rsidRPr="00875F44">
              <w:rPr>
                <w:rFonts w:cs="Arial"/>
                <w:color w:val="333333"/>
                <w:sz w:val="24"/>
                <w:szCs w:val="24"/>
              </w:rPr>
              <w:t xml:space="preserve">    console.log(</w:t>
            </w:r>
            <w:proofErr w:type="spellStart"/>
            <w:r w:rsidRPr="00875F44">
              <w:rPr>
                <w:rFonts w:cs="Arial"/>
                <w:color w:val="333333"/>
                <w:sz w:val="24"/>
                <w:szCs w:val="24"/>
              </w:rPr>
              <w:t>response</w:t>
            </w:r>
            <w:proofErr w:type="spellEnd"/>
            <w:r w:rsidRPr="00875F44">
              <w:rPr>
                <w:rFonts w:cs="Arial"/>
                <w:color w:val="333333"/>
                <w:sz w:val="24"/>
                <w:szCs w:val="24"/>
              </w:rPr>
              <w:t>)</w:t>
            </w:r>
          </w:p>
          <w:p w14:paraId="5509CDBA" w14:textId="77777777" w:rsidR="00875F44" w:rsidRPr="00875F44" w:rsidRDefault="00875F44" w:rsidP="00875F44">
            <w:pPr>
              <w:pStyle w:val="HTMLVorformatiert"/>
              <w:spacing w:line="244" w:lineRule="atLeast"/>
              <w:rPr>
                <w:rFonts w:cs="Arial"/>
                <w:color w:val="333333"/>
                <w:sz w:val="24"/>
                <w:szCs w:val="24"/>
              </w:rPr>
            </w:pPr>
            <w:r w:rsidRPr="00875F44">
              <w:rPr>
                <w:rFonts w:cs="Arial"/>
                <w:color w:val="333333"/>
                <w:sz w:val="24"/>
                <w:szCs w:val="24"/>
              </w:rPr>
              <w:t>})</w:t>
            </w:r>
          </w:p>
          <w:p w14:paraId="74263375" w14:textId="77777777" w:rsidR="00875F44" w:rsidRPr="00875F44" w:rsidRDefault="00875F44" w:rsidP="00875F44">
            <w:pPr>
              <w:pStyle w:val="HTMLVorformatiert"/>
              <w:spacing w:line="244" w:lineRule="atLeast"/>
              <w:rPr>
                <w:rFonts w:cs="Arial"/>
                <w:color w:val="333333"/>
                <w:sz w:val="24"/>
                <w:szCs w:val="24"/>
              </w:rPr>
            </w:pPr>
            <w:proofErr w:type="gramStart"/>
            <w:r w:rsidRPr="00875F44">
              <w:rPr>
                <w:rFonts w:cs="Arial"/>
                <w:color w:val="333333"/>
                <w:sz w:val="24"/>
                <w:szCs w:val="24"/>
              </w:rPr>
              <w:t>.catch</w:t>
            </w:r>
            <w:proofErr w:type="gramEnd"/>
            <w:r w:rsidRPr="00875F44">
              <w:rPr>
                <w:rFonts w:cs="Arial"/>
                <w:color w:val="333333"/>
                <w:sz w:val="24"/>
                <w:szCs w:val="24"/>
              </w:rPr>
              <w:t>(</w:t>
            </w:r>
            <w:proofErr w:type="spellStart"/>
            <w:r w:rsidRPr="00875F44">
              <w:rPr>
                <w:rFonts w:cs="Arial"/>
                <w:color w:val="333333"/>
                <w:sz w:val="24"/>
                <w:szCs w:val="24"/>
              </w:rPr>
              <w:t>error</w:t>
            </w:r>
            <w:proofErr w:type="spellEnd"/>
            <w:r w:rsidRPr="00875F44">
              <w:rPr>
                <w:rFonts w:cs="Arial"/>
                <w:color w:val="333333"/>
                <w:sz w:val="24"/>
                <w:szCs w:val="24"/>
              </w:rPr>
              <w:t xml:space="preserve"> =&gt; {</w:t>
            </w:r>
          </w:p>
          <w:p w14:paraId="7890F601" w14:textId="77777777" w:rsidR="00875F44" w:rsidRPr="00875F44" w:rsidRDefault="00875F44" w:rsidP="00875F44">
            <w:pPr>
              <w:pStyle w:val="HTMLVorformatiert"/>
              <w:spacing w:line="244" w:lineRule="atLeast"/>
              <w:rPr>
                <w:rFonts w:cs="Arial"/>
                <w:color w:val="333333"/>
                <w:sz w:val="24"/>
                <w:szCs w:val="24"/>
              </w:rPr>
            </w:pPr>
            <w:r w:rsidRPr="00875F44">
              <w:rPr>
                <w:rFonts w:cs="Arial"/>
                <w:color w:val="333333"/>
                <w:sz w:val="24"/>
                <w:szCs w:val="24"/>
              </w:rPr>
              <w:t xml:space="preserve">    console.log(</w:t>
            </w:r>
            <w:proofErr w:type="spellStart"/>
            <w:r w:rsidRPr="00875F44">
              <w:rPr>
                <w:rFonts w:cs="Arial"/>
                <w:color w:val="333333"/>
                <w:sz w:val="24"/>
                <w:szCs w:val="24"/>
              </w:rPr>
              <w:t>error</w:t>
            </w:r>
            <w:proofErr w:type="spellEnd"/>
            <w:r w:rsidRPr="00875F44">
              <w:rPr>
                <w:rFonts w:cs="Arial"/>
                <w:color w:val="333333"/>
                <w:sz w:val="24"/>
                <w:szCs w:val="24"/>
              </w:rPr>
              <w:t>)</w:t>
            </w:r>
          </w:p>
          <w:p w14:paraId="07A73E66" w14:textId="6C3A70C8" w:rsidR="00875F44" w:rsidRPr="00875F44" w:rsidRDefault="00875F44" w:rsidP="00875F44">
            <w:pPr>
              <w:pStyle w:val="HTMLVorformatiert"/>
              <w:spacing w:line="240" w:lineRule="exact"/>
              <w:rPr>
                <w:rFonts w:cs="Arial"/>
                <w:color w:val="333333"/>
                <w:sz w:val="24"/>
                <w:szCs w:val="24"/>
              </w:rPr>
            </w:pPr>
            <w:r w:rsidRPr="00D95863">
              <w:rPr>
                <w:rFonts w:cs="Arial"/>
                <w:color w:val="333333"/>
                <w:sz w:val="24"/>
                <w:szCs w:val="24"/>
              </w:rPr>
              <w:t>})</w:t>
            </w:r>
          </w:p>
        </w:tc>
      </w:tr>
    </w:tbl>
    <w:p w14:paraId="4E3CC06B" w14:textId="3D920906" w:rsidR="00875F44" w:rsidRDefault="00875F44" w:rsidP="000C2DC2">
      <w:pPr>
        <w:pStyle w:val="Beschriftung"/>
      </w:pPr>
    </w:p>
    <w:p w14:paraId="1163F25B" w14:textId="77777777" w:rsidR="00875F44" w:rsidRDefault="00875F44" w:rsidP="000C2DC2">
      <w:pPr>
        <w:pStyle w:val="Beschriftung"/>
      </w:pPr>
    </w:p>
    <w:p w14:paraId="42F2A764" w14:textId="794B5BFF" w:rsidR="00173484" w:rsidRPr="006A05FE" w:rsidRDefault="00173484" w:rsidP="00173484">
      <w:pPr>
        <w:pStyle w:val="Beschriftung"/>
        <w:rPr>
          <w:bCs/>
          <w:lang w:val="de-CH"/>
        </w:rPr>
      </w:pPr>
      <w:bookmarkStart w:id="64" w:name="_Toc76333292"/>
      <w:bookmarkEnd w:id="63"/>
      <w:r w:rsidRPr="006A05FE">
        <w:rPr>
          <w:lang w:val="de-CH"/>
        </w:rPr>
        <w:t xml:space="preserve">Abbildung </w:t>
      </w:r>
      <w:r w:rsidR="0042224F">
        <w:t>6</w:t>
      </w:r>
      <w:r w:rsidRPr="006A05FE">
        <w:rPr>
          <w:lang w:val="de-CH"/>
        </w:rPr>
        <w:t xml:space="preserve">: </w:t>
      </w:r>
      <w:r w:rsidRPr="006A05FE">
        <w:rPr>
          <w:bCs/>
          <w:lang w:val="de-CH"/>
        </w:rPr>
        <w:t>Programmierung</w:t>
      </w:r>
      <w:bookmarkEnd w:id="64"/>
      <w:r>
        <w:rPr>
          <w:bCs/>
          <w:lang w:val="de-CH"/>
        </w:rPr>
        <w:t xml:space="preserve"> in </w:t>
      </w:r>
      <w:proofErr w:type="spellStart"/>
      <w:r>
        <w:rPr>
          <w:bCs/>
          <w:lang w:val="de-CH"/>
        </w:rPr>
        <w:t>Javascript</w:t>
      </w:r>
      <w:proofErr w:type="spellEnd"/>
      <w:r>
        <w:rPr>
          <w:bCs/>
          <w:lang w:val="de-CH"/>
        </w:rPr>
        <w:t xml:space="preserve"> </w:t>
      </w:r>
    </w:p>
    <w:p w14:paraId="720C81C4" w14:textId="77777777" w:rsidR="00173484" w:rsidRPr="006A05FE" w:rsidRDefault="00173484" w:rsidP="00173484">
      <w:pPr>
        <w:pStyle w:val="Beschriftung"/>
        <w:rPr>
          <w:lang w:val="de-CH"/>
        </w:rPr>
      </w:pPr>
      <w:r w:rsidRPr="006A05FE">
        <w:rPr>
          <w:lang w:val="de-CH"/>
        </w:rPr>
        <w:t>Quelle: Eigene Darstellung</w:t>
      </w:r>
    </w:p>
    <w:p w14:paraId="4AEACB31" w14:textId="77777777" w:rsidR="000C2DC2" w:rsidRDefault="000C2DC2" w:rsidP="000C2DC2">
      <w:pPr>
        <w:pStyle w:val="Beschriftung"/>
      </w:pPr>
    </w:p>
    <w:p w14:paraId="2C81E70D" w14:textId="77777777" w:rsidR="000C2DC2" w:rsidRPr="00EE720A" w:rsidRDefault="000C2DC2" w:rsidP="000C2DC2">
      <w:pPr>
        <w:rPr>
          <w:rFonts w:asciiTheme="minorBidi" w:hAnsiTheme="minorBidi"/>
        </w:rPr>
      </w:pPr>
      <w:r w:rsidRPr="00EE720A">
        <w:rPr>
          <w:rFonts w:asciiTheme="minorBidi" w:hAnsiTheme="minorBidi"/>
        </w:rPr>
        <w:t xml:space="preserve">Mithilfe der beiden </w:t>
      </w:r>
      <w:proofErr w:type="gramStart"/>
      <w:r w:rsidRPr="00EE720A">
        <w:rPr>
          <w:rFonts w:asciiTheme="minorBidi" w:hAnsiTheme="minorBidi"/>
        </w:rPr>
        <w:t>Blöcke .</w:t>
      </w:r>
      <w:proofErr w:type="spellStart"/>
      <w:r w:rsidRPr="00EE720A">
        <w:rPr>
          <w:rFonts w:asciiTheme="minorBidi" w:hAnsiTheme="minorBidi"/>
        </w:rPr>
        <w:t>then</w:t>
      </w:r>
      <w:proofErr w:type="spellEnd"/>
      <w:proofErr w:type="gramEnd"/>
      <w:r w:rsidRPr="00EE720A">
        <w:rPr>
          <w:rFonts w:asciiTheme="minorBidi" w:hAnsiTheme="minorBidi"/>
        </w:rPr>
        <w:t>() und .catch() lässt sich das Senden der Daten austesten, um somit potenzielle Fehlermeldungen zu beheben.</w:t>
      </w:r>
    </w:p>
    <w:p w14:paraId="56D7D0F9" w14:textId="77777777" w:rsidR="00536680" w:rsidRDefault="000C2DC2" w:rsidP="000C2DC2">
      <w:pPr>
        <w:rPr>
          <w:rFonts w:asciiTheme="minorBidi" w:hAnsiTheme="minorBidi"/>
        </w:rPr>
      </w:pPr>
      <w:r w:rsidRPr="00EE720A">
        <w:rPr>
          <w:rFonts w:asciiTheme="minorBidi" w:hAnsiTheme="minorBidi"/>
        </w:rPr>
        <w:t xml:space="preserve">Da es sich bei der Webseite um eine Applikation mit mehreren Seiten handelt, können diese mithilfe von </w:t>
      </w:r>
      <w:proofErr w:type="spellStart"/>
      <w:r w:rsidRPr="00EE720A">
        <w:rPr>
          <w:rFonts w:asciiTheme="minorBidi" w:hAnsiTheme="minorBidi"/>
        </w:rPr>
        <w:t>React</w:t>
      </w:r>
      <w:proofErr w:type="spellEnd"/>
      <w:r w:rsidRPr="00EE720A">
        <w:rPr>
          <w:rFonts w:asciiTheme="minorBidi" w:hAnsiTheme="minorBidi"/>
        </w:rPr>
        <w:t>-dom-Router nun mit unterschiedlichen URLs implementiert werden.</w:t>
      </w:r>
      <w:r>
        <w:rPr>
          <w:rStyle w:val="Funotenzeichen"/>
          <w:rFonts w:asciiTheme="minorBidi" w:hAnsiTheme="minorBidi"/>
        </w:rPr>
        <w:footnoteReference w:id="96"/>
      </w:r>
      <w:r w:rsidRPr="00EE720A">
        <w:rPr>
          <w:rFonts w:asciiTheme="minorBidi" w:hAnsiTheme="minorBidi"/>
        </w:rPr>
        <w:t xml:space="preserve"> Die Installation von </w:t>
      </w:r>
      <w:proofErr w:type="spellStart"/>
      <w:r w:rsidRPr="00EE720A">
        <w:rPr>
          <w:rFonts w:asciiTheme="minorBidi" w:hAnsiTheme="minorBidi"/>
        </w:rPr>
        <w:t>React</w:t>
      </w:r>
      <w:proofErr w:type="spellEnd"/>
      <w:r w:rsidRPr="00EE720A">
        <w:rPr>
          <w:rFonts w:asciiTheme="minorBidi" w:hAnsiTheme="minorBidi"/>
        </w:rPr>
        <w:t xml:space="preserve"> erfolgt mit folgendem Befehl im Terminal:</w:t>
      </w:r>
      <w:r w:rsidR="00536680">
        <w:rPr>
          <w:rFonts w:asciiTheme="minorBidi" w:hAnsiTheme="minorBidi"/>
        </w:rPr>
        <w:t xml:space="preserve"> </w:t>
      </w:r>
    </w:p>
    <w:p w14:paraId="51AA9FA2" w14:textId="5E17EC79" w:rsidR="000C2DC2" w:rsidRPr="00EE720A" w:rsidRDefault="000C2DC2" w:rsidP="00536680">
      <w:pPr>
        <w:ind w:left="708"/>
        <w:rPr>
          <w:rFonts w:asciiTheme="minorBidi" w:hAnsiTheme="minorBidi"/>
        </w:rPr>
      </w:pPr>
      <w:proofErr w:type="spellStart"/>
      <w:r w:rsidRPr="00EE720A">
        <w:rPr>
          <w:rFonts w:asciiTheme="minorBidi" w:hAnsiTheme="minorBidi"/>
        </w:rPr>
        <w:t>Npm</w:t>
      </w:r>
      <w:proofErr w:type="spellEnd"/>
      <w:r w:rsidRPr="00EE720A">
        <w:rPr>
          <w:rFonts w:asciiTheme="minorBidi" w:hAnsiTheme="minorBidi"/>
        </w:rPr>
        <w:t xml:space="preserve"> </w:t>
      </w:r>
      <w:proofErr w:type="spellStart"/>
      <w:r w:rsidRPr="00EE720A">
        <w:rPr>
          <w:rFonts w:asciiTheme="minorBidi" w:hAnsiTheme="minorBidi"/>
        </w:rPr>
        <w:t>install</w:t>
      </w:r>
      <w:proofErr w:type="spellEnd"/>
      <w:r w:rsidRPr="00EE720A">
        <w:rPr>
          <w:rFonts w:asciiTheme="minorBidi" w:hAnsiTheme="minorBidi"/>
        </w:rPr>
        <w:t xml:space="preserve"> </w:t>
      </w:r>
      <w:proofErr w:type="spellStart"/>
      <w:r w:rsidRPr="00EE720A">
        <w:rPr>
          <w:rFonts w:asciiTheme="minorBidi" w:hAnsiTheme="minorBidi"/>
        </w:rPr>
        <w:t>react</w:t>
      </w:r>
      <w:proofErr w:type="spellEnd"/>
      <w:r w:rsidRPr="00EE720A">
        <w:rPr>
          <w:rFonts w:asciiTheme="minorBidi" w:hAnsiTheme="minorBidi"/>
        </w:rPr>
        <w:t xml:space="preserve">-router </w:t>
      </w:r>
    </w:p>
    <w:p w14:paraId="19BAF4DA" w14:textId="77777777" w:rsidR="000C2DC2" w:rsidRDefault="000C2DC2" w:rsidP="000C2DC2">
      <w:pPr>
        <w:rPr>
          <w:rFonts w:asciiTheme="minorBidi" w:hAnsiTheme="minorBidi"/>
        </w:rPr>
      </w:pPr>
      <w:r w:rsidRPr="00EE720A">
        <w:rPr>
          <w:rFonts w:asciiTheme="minorBidi" w:hAnsiTheme="minorBidi"/>
        </w:rPr>
        <w:t xml:space="preserve">Zur Implementierung von </w:t>
      </w:r>
      <w:proofErr w:type="spellStart"/>
      <w:r w:rsidRPr="00EE720A">
        <w:rPr>
          <w:rFonts w:asciiTheme="minorBidi" w:hAnsiTheme="minorBidi"/>
        </w:rPr>
        <w:t>React</w:t>
      </w:r>
      <w:proofErr w:type="spellEnd"/>
      <w:r w:rsidRPr="00EE720A">
        <w:rPr>
          <w:rFonts w:asciiTheme="minorBidi" w:hAnsiTheme="minorBidi"/>
        </w:rPr>
        <w:t>-Router-Dom, werden zunächst die benötigten Komponenten in App.js importiert:</w:t>
      </w:r>
    </w:p>
    <w:p w14:paraId="35F4B5D0" w14:textId="77777777" w:rsidR="000C2DC2" w:rsidRPr="002345F8" w:rsidRDefault="000C2DC2" w:rsidP="000C2DC2">
      <w:pPr>
        <w:rPr>
          <w:rFonts w:asciiTheme="minorBidi" w:hAnsiTheme="minorBidi"/>
          <w:lang w:val="de-CH"/>
        </w:rPr>
      </w:pPr>
      <w:r w:rsidRPr="00157400">
        <w:rPr>
          <w:rFonts w:asciiTheme="minorBidi" w:hAnsiTheme="minorBidi"/>
          <w:lang w:val="de-CH"/>
        </w:rPr>
        <w:t xml:space="preserve">Die Router Komponenten „Router“, „Switch“, „Route“ werden nun in die </w:t>
      </w:r>
      <w:proofErr w:type="spellStart"/>
      <w:r w:rsidRPr="00157400">
        <w:rPr>
          <w:rFonts w:asciiTheme="minorBidi" w:hAnsiTheme="minorBidi"/>
          <w:lang w:val="de-CH"/>
        </w:rPr>
        <w:t>function</w:t>
      </w:r>
      <w:proofErr w:type="spellEnd"/>
      <w:r w:rsidRPr="00157400">
        <w:rPr>
          <w:rFonts w:asciiTheme="minorBidi" w:hAnsiTheme="minorBidi"/>
          <w:lang w:val="de-CH"/>
        </w:rPr>
        <w:t xml:space="preserve"> </w:t>
      </w:r>
      <w:proofErr w:type="gramStart"/>
      <w:r w:rsidRPr="00157400">
        <w:rPr>
          <w:rFonts w:asciiTheme="minorBidi" w:hAnsiTheme="minorBidi"/>
          <w:lang w:val="de-CH"/>
        </w:rPr>
        <w:t>App(</w:t>
      </w:r>
      <w:proofErr w:type="gramEnd"/>
      <w:r w:rsidRPr="00157400">
        <w:rPr>
          <w:rFonts w:asciiTheme="minorBidi" w:hAnsiTheme="minorBidi"/>
          <w:lang w:val="de-CH"/>
        </w:rPr>
        <w:t xml:space="preserve">) integriert, um Verknüpfungen zwischen den drei Seiten Home, </w:t>
      </w:r>
      <w:proofErr w:type="spellStart"/>
      <w:r w:rsidRPr="00157400">
        <w:rPr>
          <w:rFonts w:asciiTheme="minorBidi" w:hAnsiTheme="minorBidi"/>
          <w:lang w:val="de-CH"/>
        </w:rPr>
        <w:t>Mockdisplay</w:t>
      </w:r>
      <w:proofErr w:type="spellEnd"/>
      <w:r w:rsidRPr="00157400">
        <w:rPr>
          <w:rFonts w:asciiTheme="minorBidi" w:hAnsiTheme="minorBidi"/>
          <w:lang w:val="de-CH"/>
        </w:rPr>
        <w:t xml:space="preserve"> und </w:t>
      </w:r>
      <w:proofErr w:type="spellStart"/>
      <w:r w:rsidRPr="00157400">
        <w:rPr>
          <w:rFonts w:asciiTheme="minorBidi" w:hAnsiTheme="minorBidi"/>
          <w:lang w:val="de-CH"/>
        </w:rPr>
        <w:t>Surveydisplay</w:t>
      </w:r>
      <w:proofErr w:type="spellEnd"/>
      <w:r w:rsidRPr="00157400">
        <w:rPr>
          <w:rFonts w:asciiTheme="minorBidi" w:hAnsiTheme="minorBidi"/>
          <w:lang w:val="de-CH"/>
        </w:rPr>
        <w:t xml:space="preserve"> herzustellen (</w:t>
      </w:r>
      <w:r w:rsidRPr="006A05FE">
        <w:rPr>
          <w:rFonts w:asciiTheme="minorBidi" w:hAnsiTheme="minorBidi"/>
          <w:lang w:val="de-CH"/>
        </w:rPr>
        <w:t xml:space="preserve">siehe </w:t>
      </w:r>
      <w:r w:rsidRPr="006A05FE">
        <w:rPr>
          <w:rFonts w:asciiTheme="minorBidi" w:hAnsiTheme="minorBidi"/>
          <w:lang w:val="de-CH"/>
        </w:rPr>
        <w:fldChar w:fldCharType="begin"/>
      </w:r>
      <w:r w:rsidRPr="006A05FE">
        <w:rPr>
          <w:rFonts w:asciiTheme="minorBidi" w:hAnsiTheme="minorBidi"/>
          <w:lang w:val="de-CH"/>
        </w:rPr>
        <w:instrText xml:space="preserve"> REF Abb_Ordnerst \h  \* MERGEFORMAT </w:instrText>
      </w:r>
      <w:r w:rsidRPr="006A05FE">
        <w:rPr>
          <w:rFonts w:asciiTheme="minorBidi" w:hAnsiTheme="minorBidi"/>
          <w:lang w:val="de-CH"/>
        </w:rPr>
      </w:r>
      <w:r w:rsidRPr="006A05FE">
        <w:rPr>
          <w:rFonts w:asciiTheme="minorBidi" w:hAnsiTheme="minorBidi"/>
          <w:lang w:val="de-CH"/>
        </w:rPr>
        <w:fldChar w:fldCharType="separate"/>
      </w:r>
      <w:r w:rsidRPr="006A05FE">
        <w:rPr>
          <w:rFonts w:asciiTheme="minorBidi" w:hAnsiTheme="minorBidi"/>
          <w:lang w:val="de-CH"/>
        </w:rPr>
        <w:t>Abbildung 4</w:t>
      </w:r>
      <w:r w:rsidRPr="006A05FE">
        <w:rPr>
          <w:rFonts w:asciiTheme="minorBidi" w:hAnsiTheme="minorBidi"/>
          <w:lang w:val="de-CH"/>
        </w:rPr>
        <w:fldChar w:fldCharType="end"/>
      </w:r>
      <w:r w:rsidRPr="006A05FE">
        <w:rPr>
          <w:rFonts w:asciiTheme="minorBidi" w:hAnsiTheme="minorBidi"/>
          <w:lang w:val="de-CH"/>
        </w:rPr>
        <w:t>; Ordnerstruktur</w:t>
      </w:r>
      <w:r w:rsidRPr="00157400">
        <w:rPr>
          <w:rFonts w:asciiTheme="minorBidi" w:hAnsiTheme="minorBidi"/>
          <w:lang w:val="de-CH"/>
        </w:rPr>
        <w:t xml:space="preserve">). </w:t>
      </w:r>
      <w:proofErr w:type="spellStart"/>
      <w:r w:rsidRPr="002345F8">
        <w:rPr>
          <w:rFonts w:asciiTheme="minorBidi" w:hAnsiTheme="minorBidi"/>
          <w:lang w:val="de-CH"/>
        </w:rPr>
        <w:t>React</w:t>
      </w:r>
      <w:proofErr w:type="spellEnd"/>
      <w:r w:rsidRPr="002345F8">
        <w:rPr>
          <w:rFonts w:asciiTheme="minorBidi" w:hAnsiTheme="minorBidi"/>
          <w:lang w:val="de-CH"/>
        </w:rPr>
        <w:t>-Router-Dom ermöglicht es, eine beliebige Anzahl von Verknüpfungen einzubauen, sodass die Web-Applikation problemlos modifizierbar ist.</w:t>
      </w:r>
    </w:p>
    <w:tbl>
      <w:tblPr>
        <w:tblStyle w:val="Tabellenraster"/>
        <w:tblW w:w="0" w:type="auto"/>
        <w:tblLook w:val="04A0" w:firstRow="1" w:lastRow="0" w:firstColumn="1" w:lastColumn="0" w:noHBand="0" w:noVBand="1"/>
      </w:tblPr>
      <w:tblGrid>
        <w:gridCol w:w="483"/>
        <w:gridCol w:w="8579"/>
      </w:tblGrid>
      <w:tr w:rsidR="000C2DC2" w:rsidRPr="0073385B" w14:paraId="2A9EC4BE" w14:textId="77777777" w:rsidTr="00875F44">
        <w:trPr>
          <w:trHeight w:val="50"/>
        </w:trPr>
        <w:tc>
          <w:tcPr>
            <w:tcW w:w="279" w:type="dxa"/>
          </w:tcPr>
          <w:p w14:paraId="07EFC5F5" w14:textId="0FD6542B" w:rsidR="000C2DC2" w:rsidRPr="00D95863" w:rsidRDefault="000C2DC2" w:rsidP="000F4D14">
            <w:pPr>
              <w:pStyle w:val="HTMLVorformatiert"/>
              <w:spacing w:line="240" w:lineRule="exact"/>
              <w:rPr>
                <w:rFonts w:cs="Arial"/>
                <w:color w:val="333333"/>
                <w:sz w:val="24"/>
                <w:szCs w:val="24"/>
              </w:rPr>
            </w:pPr>
            <w:r>
              <w:rPr>
                <w:rFonts w:cs="Arial"/>
                <w:color w:val="333333"/>
                <w:sz w:val="24"/>
                <w:szCs w:val="24"/>
              </w:rPr>
              <w:lastRenderedPageBreak/>
              <w:t xml:space="preserve"> </w:t>
            </w:r>
            <w:r w:rsidR="00603324">
              <w:rPr>
                <w:rFonts w:cs="Arial"/>
                <w:color w:val="333333"/>
                <w:sz w:val="24"/>
                <w:szCs w:val="24"/>
              </w:rPr>
              <w:t>1</w:t>
            </w:r>
          </w:p>
          <w:p w14:paraId="1489EFDE" w14:textId="4D46B95E" w:rsidR="000C2DC2" w:rsidRPr="00D95863" w:rsidRDefault="00603324" w:rsidP="000F4D14">
            <w:pPr>
              <w:pStyle w:val="HTMLVorformatiert"/>
              <w:spacing w:line="240" w:lineRule="exact"/>
              <w:jc w:val="center"/>
              <w:rPr>
                <w:rFonts w:cs="Arial"/>
                <w:color w:val="333333"/>
                <w:sz w:val="24"/>
                <w:szCs w:val="24"/>
              </w:rPr>
            </w:pPr>
            <w:r>
              <w:rPr>
                <w:rFonts w:cs="Arial"/>
                <w:color w:val="333333"/>
                <w:sz w:val="24"/>
                <w:szCs w:val="24"/>
              </w:rPr>
              <w:t>2</w:t>
            </w:r>
          </w:p>
          <w:p w14:paraId="0AC3E368" w14:textId="049F5102" w:rsidR="000C2DC2" w:rsidRPr="00D95863" w:rsidRDefault="00603324" w:rsidP="000F4D14">
            <w:pPr>
              <w:pStyle w:val="HTMLVorformatiert"/>
              <w:spacing w:line="240" w:lineRule="exact"/>
              <w:jc w:val="center"/>
              <w:rPr>
                <w:rFonts w:cs="Arial"/>
                <w:color w:val="333333"/>
                <w:sz w:val="24"/>
                <w:szCs w:val="24"/>
              </w:rPr>
            </w:pPr>
            <w:r>
              <w:rPr>
                <w:rFonts w:cs="Arial"/>
                <w:color w:val="333333"/>
                <w:sz w:val="24"/>
                <w:szCs w:val="24"/>
              </w:rPr>
              <w:t>3</w:t>
            </w:r>
          </w:p>
          <w:p w14:paraId="17F7B266" w14:textId="5BBE7319" w:rsidR="000C2DC2" w:rsidRPr="00D95863" w:rsidRDefault="00603324" w:rsidP="000F4D14">
            <w:pPr>
              <w:pStyle w:val="HTMLVorformatiert"/>
              <w:spacing w:line="240" w:lineRule="exact"/>
              <w:jc w:val="center"/>
              <w:rPr>
                <w:rFonts w:cs="Arial"/>
                <w:color w:val="333333"/>
                <w:sz w:val="24"/>
                <w:szCs w:val="24"/>
              </w:rPr>
            </w:pPr>
            <w:r>
              <w:rPr>
                <w:rFonts w:cs="Arial"/>
                <w:color w:val="333333"/>
                <w:sz w:val="24"/>
                <w:szCs w:val="24"/>
              </w:rPr>
              <w:t>4</w:t>
            </w:r>
          </w:p>
          <w:p w14:paraId="0F36A0E3" w14:textId="6D3F9FD9" w:rsidR="00603324" w:rsidRDefault="00603324" w:rsidP="00603324">
            <w:pPr>
              <w:pStyle w:val="HTMLVorformatiert"/>
              <w:spacing w:line="240" w:lineRule="exact"/>
              <w:jc w:val="center"/>
              <w:rPr>
                <w:rFonts w:cs="Arial"/>
                <w:color w:val="333333"/>
                <w:sz w:val="24"/>
                <w:szCs w:val="24"/>
              </w:rPr>
            </w:pPr>
            <w:r>
              <w:rPr>
                <w:rFonts w:cs="Arial"/>
                <w:color w:val="333333"/>
                <w:sz w:val="24"/>
                <w:szCs w:val="24"/>
              </w:rPr>
              <w:t>5</w:t>
            </w:r>
          </w:p>
          <w:p w14:paraId="3CE4347B" w14:textId="353E4905" w:rsidR="00603324" w:rsidRPr="00D95863" w:rsidRDefault="00603324" w:rsidP="00603324">
            <w:pPr>
              <w:pStyle w:val="HTMLVorformatiert"/>
              <w:spacing w:line="240" w:lineRule="exact"/>
              <w:jc w:val="center"/>
              <w:rPr>
                <w:rFonts w:cs="Arial"/>
                <w:color w:val="333333"/>
                <w:sz w:val="24"/>
                <w:szCs w:val="24"/>
              </w:rPr>
            </w:pPr>
            <w:r>
              <w:rPr>
                <w:rFonts w:cs="Arial"/>
                <w:color w:val="333333"/>
                <w:sz w:val="24"/>
                <w:szCs w:val="24"/>
              </w:rPr>
              <w:t>6</w:t>
            </w:r>
          </w:p>
          <w:p w14:paraId="1AA6B4ED" w14:textId="77777777" w:rsidR="000C2DC2" w:rsidRPr="00D95863" w:rsidRDefault="000C2DC2" w:rsidP="000F4D14">
            <w:pPr>
              <w:pStyle w:val="HTMLVorformatiert"/>
              <w:spacing w:line="240" w:lineRule="exact"/>
              <w:jc w:val="center"/>
              <w:rPr>
                <w:rFonts w:cs="Arial"/>
                <w:color w:val="333333"/>
                <w:sz w:val="24"/>
                <w:szCs w:val="24"/>
              </w:rPr>
            </w:pPr>
            <w:r w:rsidRPr="00D95863">
              <w:rPr>
                <w:rFonts w:cs="Arial"/>
                <w:color w:val="333333"/>
                <w:sz w:val="24"/>
                <w:szCs w:val="24"/>
              </w:rPr>
              <w:t>7</w:t>
            </w:r>
          </w:p>
          <w:p w14:paraId="08779762" w14:textId="77777777" w:rsidR="000C2DC2" w:rsidRPr="00D95863" w:rsidRDefault="000C2DC2" w:rsidP="000F4D14">
            <w:pPr>
              <w:pStyle w:val="HTMLVorformatiert"/>
              <w:spacing w:line="240" w:lineRule="exact"/>
              <w:jc w:val="center"/>
              <w:rPr>
                <w:rFonts w:cs="Arial"/>
                <w:color w:val="333333"/>
                <w:sz w:val="24"/>
                <w:szCs w:val="24"/>
              </w:rPr>
            </w:pPr>
            <w:r w:rsidRPr="00D95863">
              <w:rPr>
                <w:rFonts w:cs="Arial"/>
                <w:color w:val="333333"/>
                <w:sz w:val="24"/>
                <w:szCs w:val="24"/>
              </w:rPr>
              <w:t>8</w:t>
            </w:r>
          </w:p>
          <w:p w14:paraId="6EF72F50" w14:textId="77777777" w:rsidR="000C2DC2" w:rsidRPr="00D95863" w:rsidRDefault="000C2DC2" w:rsidP="000F4D14">
            <w:pPr>
              <w:pStyle w:val="HTMLVorformatiert"/>
              <w:spacing w:line="240" w:lineRule="exact"/>
              <w:jc w:val="center"/>
              <w:rPr>
                <w:rFonts w:cs="Arial"/>
                <w:color w:val="333333"/>
                <w:sz w:val="24"/>
                <w:szCs w:val="24"/>
              </w:rPr>
            </w:pPr>
            <w:r w:rsidRPr="00D95863">
              <w:rPr>
                <w:rFonts w:cs="Arial"/>
                <w:color w:val="333333"/>
                <w:sz w:val="24"/>
                <w:szCs w:val="24"/>
              </w:rPr>
              <w:t>9</w:t>
            </w:r>
          </w:p>
          <w:p w14:paraId="1BDF106B" w14:textId="77777777" w:rsidR="000C2DC2" w:rsidRPr="00D95863" w:rsidRDefault="000C2DC2" w:rsidP="000F4D14">
            <w:pPr>
              <w:pStyle w:val="HTMLVorformatiert"/>
              <w:spacing w:line="240" w:lineRule="exact"/>
              <w:jc w:val="center"/>
              <w:rPr>
                <w:rFonts w:cs="Arial"/>
                <w:color w:val="333333"/>
                <w:sz w:val="24"/>
                <w:szCs w:val="24"/>
              </w:rPr>
            </w:pPr>
            <w:r w:rsidRPr="00D95863">
              <w:rPr>
                <w:rFonts w:cs="Arial"/>
                <w:color w:val="333333"/>
                <w:sz w:val="24"/>
                <w:szCs w:val="24"/>
              </w:rPr>
              <w:t>10</w:t>
            </w:r>
          </w:p>
          <w:p w14:paraId="57859231" w14:textId="77777777" w:rsidR="000C2DC2" w:rsidRPr="00D95863" w:rsidRDefault="000C2DC2" w:rsidP="000F4D14">
            <w:pPr>
              <w:pStyle w:val="HTMLVorformatiert"/>
              <w:spacing w:line="240" w:lineRule="exact"/>
              <w:jc w:val="center"/>
              <w:rPr>
                <w:rFonts w:cs="Arial"/>
                <w:color w:val="333333"/>
                <w:sz w:val="24"/>
                <w:szCs w:val="24"/>
              </w:rPr>
            </w:pPr>
            <w:r w:rsidRPr="00D95863">
              <w:rPr>
                <w:rFonts w:cs="Arial"/>
                <w:color w:val="333333"/>
                <w:sz w:val="24"/>
                <w:szCs w:val="24"/>
              </w:rPr>
              <w:t>11</w:t>
            </w:r>
          </w:p>
          <w:p w14:paraId="3A4639EB" w14:textId="77777777" w:rsidR="000C2DC2" w:rsidRPr="00D95863" w:rsidRDefault="000C2DC2" w:rsidP="000F4D14">
            <w:pPr>
              <w:pStyle w:val="HTMLVorformatiert"/>
              <w:spacing w:line="240" w:lineRule="exact"/>
              <w:jc w:val="center"/>
              <w:rPr>
                <w:rFonts w:cs="Arial"/>
                <w:color w:val="333333"/>
                <w:sz w:val="24"/>
                <w:szCs w:val="24"/>
              </w:rPr>
            </w:pPr>
            <w:r w:rsidRPr="00D95863">
              <w:rPr>
                <w:rFonts w:cs="Arial"/>
                <w:color w:val="333333"/>
                <w:sz w:val="24"/>
                <w:szCs w:val="24"/>
              </w:rPr>
              <w:t>12</w:t>
            </w:r>
          </w:p>
          <w:p w14:paraId="3328B73A" w14:textId="77777777" w:rsidR="000C2DC2" w:rsidRPr="00D95863" w:rsidRDefault="000C2DC2" w:rsidP="000F4D14">
            <w:pPr>
              <w:pStyle w:val="HTMLVorformatiert"/>
              <w:spacing w:line="240" w:lineRule="exact"/>
              <w:jc w:val="center"/>
              <w:rPr>
                <w:rFonts w:cs="Arial"/>
                <w:color w:val="333333"/>
                <w:sz w:val="24"/>
                <w:szCs w:val="24"/>
              </w:rPr>
            </w:pPr>
            <w:r w:rsidRPr="00D95863">
              <w:rPr>
                <w:rFonts w:cs="Arial"/>
                <w:color w:val="333333"/>
                <w:sz w:val="24"/>
                <w:szCs w:val="24"/>
              </w:rPr>
              <w:t>13</w:t>
            </w:r>
          </w:p>
          <w:p w14:paraId="3C09F128" w14:textId="77777777" w:rsidR="000C2DC2" w:rsidRPr="00D95863" w:rsidRDefault="000C2DC2" w:rsidP="000F4D14">
            <w:pPr>
              <w:pStyle w:val="HTMLVorformatiert"/>
              <w:spacing w:line="240" w:lineRule="exact"/>
              <w:jc w:val="center"/>
              <w:rPr>
                <w:rFonts w:cs="Arial"/>
                <w:color w:val="333333"/>
                <w:sz w:val="24"/>
                <w:szCs w:val="24"/>
              </w:rPr>
            </w:pPr>
            <w:r w:rsidRPr="00D95863">
              <w:rPr>
                <w:rFonts w:cs="Arial"/>
                <w:color w:val="333333"/>
                <w:sz w:val="24"/>
                <w:szCs w:val="24"/>
              </w:rPr>
              <w:t>14</w:t>
            </w:r>
          </w:p>
          <w:p w14:paraId="64755123" w14:textId="2E76AB72" w:rsidR="000C2DC2" w:rsidRDefault="000C2DC2" w:rsidP="000F4D14">
            <w:pPr>
              <w:pStyle w:val="HTMLVorformatiert"/>
              <w:spacing w:line="240" w:lineRule="exact"/>
              <w:jc w:val="center"/>
              <w:rPr>
                <w:rFonts w:cs="Arial"/>
                <w:color w:val="333333"/>
                <w:sz w:val="24"/>
                <w:szCs w:val="24"/>
              </w:rPr>
            </w:pPr>
            <w:r w:rsidRPr="00D95863">
              <w:rPr>
                <w:rFonts w:cs="Arial"/>
                <w:color w:val="333333"/>
                <w:sz w:val="24"/>
                <w:szCs w:val="24"/>
              </w:rPr>
              <w:t>15</w:t>
            </w:r>
          </w:p>
          <w:p w14:paraId="199C117A" w14:textId="7F8FD067" w:rsidR="00603324" w:rsidRDefault="00603324" w:rsidP="000F4D14">
            <w:pPr>
              <w:pStyle w:val="HTMLVorformatiert"/>
              <w:spacing w:line="240" w:lineRule="exact"/>
              <w:jc w:val="center"/>
              <w:rPr>
                <w:rFonts w:cs="Arial"/>
                <w:color w:val="333333"/>
                <w:sz w:val="24"/>
                <w:szCs w:val="24"/>
              </w:rPr>
            </w:pPr>
            <w:r>
              <w:rPr>
                <w:rFonts w:cs="Arial"/>
                <w:color w:val="333333"/>
                <w:sz w:val="24"/>
                <w:szCs w:val="24"/>
              </w:rPr>
              <w:t>16</w:t>
            </w:r>
          </w:p>
          <w:p w14:paraId="4B3AF2E2" w14:textId="631DB956" w:rsidR="00603324" w:rsidRDefault="00603324" w:rsidP="000F4D14">
            <w:pPr>
              <w:pStyle w:val="HTMLVorformatiert"/>
              <w:spacing w:line="240" w:lineRule="exact"/>
              <w:jc w:val="center"/>
              <w:rPr>
                <w:rFonts w:cs="Arial"/>
                <w:color w:val="333333"/>
                <w:sz w:val="24"/>
                <w:szCs w:val="24"/>
              </w:rPr>
            </w:pPr>
            <w:r>
              <w:rPr>
                <w:rFonts w:cs="Arial"/>
                <w:color w:val="333333"/>
                <w:sz w:val="24"/>
                <w:szCs w:val="24"/>
              </w:rPr>
              <w:t>17</w:t>
            </w:r>
          </w:p>
          <w:p w14:paraId="107598FD" w14:textId="3A61D622" w:rsidR="00173484" w:rsidRPr="00D95863" w:rsidRDefault="00603324" w:rsidP="00603324">
            <w:pPr>
              <w:pStyle w:val="HTMLVorformatiert"/>
              <w:spacing w:line="240" w:lineRule="exact"/>
              <w:jc w:val="center"/>
              <w:rPr>
                <w:rFonts w:cs="Arial"/>
                <w:color w:val="333333"/>
                <w:sz w:val="24"/>
                <w:szCs w:val="24"/>
              </w:rPr>
            </w:pPr>
            <w:r>
              <w:rPr>
                <w:rFonts w:cs="Arial"/>
                <w:color w:val="333333"/>
                <w:sz w:val="24"/>
                <w:szCs w:val="24"/>
              </w:rPr>
              <w:t>18</w:t>
            </w:r>
          </w:p>
        </w:tc>
        <w:tc>
          <w:tcPr>
            <w:tcW w:w="8746" w:type="dxa"/>
            <w:vAlign w:val="center"/>
          </w:tcPr>
          <w:p w14:paraId="3C9CDB55" w14:textId="2649F96E" w:rsidR="00173484" w:rsidRPr="00173484" w:rsidRDefault="000C66D5" w:rsidP="000F4D14">
            <w:pPr>
              <w:pStyle w:val="HTMLVorformatiert"/>
              <w:spacing w:line="240" w:lineRule="exact"/>
              <w:rPr>
                <w:rFonts w:cs="Arial"/>
                <w:color w:val="333333"/>
                <w:sz w:val="24"/>
                <w:szCs w:val="24"/>
                <w:lang w:val="en-GB"/>
              </w:rPr>
            </w:pPr>
            <w:r w:rsidRPr="000C66D5">
              <w:rPr>
                <w:rFonts w:cs="Arial"/>
                <w:color w:val="0000FF"/>
                <w:sz w:val="24"/>
                <w:szCs w:val="24"/>
                <w:lang w:val="en-GB"/>
              </w:rPr>
              <w:t>Import</w:t>
            </w:r>
            <w:r w:rsidR="00173484" w:rsidRPr="00173484">
              <w:rPr>
                <w:rFonts w:cs="Arial"/>
                <w:color w:val="333333"/>
                <w:sz w:val="24"/>
                <w:szCs w:val="24"/>
                <w:lang w:val="en-GB"/>
              </w:rPr>
              <w:t xml:space="preserve"> {</w:t>
            </w:r>
            <w:proofErr w:type="spellStart"/>
            <w:r w:rsidR="00173484" w:rsidRPr="00173484">
              <w:rPr>
                <w:rFonts w:cs="Arial"/>
                <w:color w:val="333333"/>
                <w:sz w:val="24"/>
                <w:szCs w:val="24"/>
                <w:lang w:val="en-GB"/>
              </w:rPr>
              <w:t>BrowserRouter</w:t>
            </w:r>
            <w:proofErr w:type="spellEnd"/>
            <w:r w:rsidR="00173484" w:rsidRPr="00173484">
              <w:rPr>
                <w:rFonts w:cs="Arial"/>
                <w:color w:val="333333"/>
                <w:sz w:val="24"/>
                <w:szCs w:val="24"/>
                <w:lang w:val="en-GB"/>
              </w:rPr>
              <w:t xml:space="preserve"> as Router, Switch, Route} from 'react-router-</w:t>
            </w:r>
            <w:proofErr w:type="spellStart"/>
            <w:r w:rsidR="00173484" w:rsidRPr="00173484">
              <w:rPr>
                <w:rFonts w:cs="Arial"/>
                <w:color w:val="333333"/>
                <w:sz w:val="24"/>
                <w:szCs w:val="24"/>
                <w:lang w:val="en-GB"/>
              </w:rPr>
              <w:t>dom</w:t>
            </w:r>
            <w:proofErr w:type="spellEnd"/>
            <w:proofErr w:type="gramStart"/>
            <w:r w:rsidR="00173484" w:rsidRPr="00173484">
              <w:rPr>
                <w:rFonts w:cs="Arial"/>
                <w:color w:val="333333"/>
                <w:sz w:val="24"/>
                <w:szCs w:val="24"/>
                <w:lang w:val="en-GB"/>
              </w:rPr>
              <w:t>';</w:t>
            </w:r>
            <w:proofErr w:type="gramEnd"/>
          </w:p>
          <w:p w14:paraId="0E9C9F6B" w14:textId="77777777" w:rsidR="00173484" w:rsidRDefault="00173484" w:rsidP="000F4D14">
            <w:pPr>
              <w:pStyle w:val="HTMLVorformatiert"/>
              <w:spacing w:line="240" w:lineRule="exact"/>
              <w:rPr>
                <w:rFonts w:cs="Arial"/>
                <w:color w:val="0000FF"/>
                <w:sz w:val="24"/>
                <w:szCs w:val="24"/>
                <w:lang w:val="en-GB"/>
              </w:rPr>
            </w:pPr>
          </w:p>
          <w:p w14:paraId="0A7AD7B6" w14:textId="38C36F98"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0000FF"/>
                <w:sz w:val="24"/>
                <w:szCs w:val="24"/>
                <w:lang w:val="en-GB"/>
              </w:rPr>
              <w:t>function</w:t>
            </w:r>
            <w:r w:rsidRPr="00D95863">
              <w:rPr>
                <w:rFonts w:cs="Arial"/>
                <w:color w:val="333333"/>
                <w:sz w:val="24"/>
                <w:szCs w:val="24"/>
                <w:lang w:val="en-GB"/>
              </w:rPr>
              <w:t xml:space="preserve"> </w:t>
            </w:r>
            <w:proofErr w:type="gramStart"/>
            <w:r w:rsidRPr="00D95863">
              <w:rPr>
                <w:rFonts w:cs="Arial"/>
                <w:color w:val="333333"/>
                <w:sz w:val="24"/>
                <w:szCs w:val="24"/>
                <w:lang w:val="en-GB"/>
              </w:rPr>
              <w:t>App(</w:t>
            </w:r>
            <w:proofErr w:type="gramEnd"/>
            <w:r w:rsidRPr="00D95863">
              <w:rPr>
                <w:rFonts w:cs="Arial"/>
                <w:color w:val="333333"/>
                <w:sz w:val="24"/>
                <w:szCs w:val="24"/>
                <w:lang w:val="en-GB"/>
              </w:rPr>
              <w:t>) {</w:t>
            </w:r>
          </w:p>
          <w:p w14:paraId="25B224A1" w14:textId="77777777"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333333"/>
                <w:sz w:val="24"/>
                <w:szCs w:val="24"/>
                <w:lang w:val="en-GB"/>
              </w:rPr>
              <w:t xml:space="preserve">  </w:t>
            </w:r>
            <w:r w:rsidRPr="00D95863">
              <w:rPr>
                <w:rFonts w:cs="Arial"/>
                <w:color w:val="0000FF"/>
                <w:sz w:val="24"/>
                <w:szCs w:val="24"/>
                <w:lang w:val="en-GB"/>
              </w:rPr>
              <w:t>return</w:t>
            </w:r>
            <w:r w:rsidRPr="00D95863">
              <w:rPr>
                <w:rFonts w:cs="Arial"/>
                <w:color w:val="333333"/>
                <w:sz w:val="24"/>
                <w:szCs w:val="24"/>
                <w:lang w:val="en-GB"/>
              </w:rPr>
              <w:t xml:space="preserve"> (</w:t>
            </w:r>
          </w:p>
          <w:p w14:paraId="3E340137" w14:textId="77777777"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333333"/>
                <w:sz w:val="24"/>
                <w:szCs w:val="24"/>
                <w:lang w:val="en-GB"/>
              </w:rPr>
              <w:t xml:space="preserve">    &lt;&gt;</w:t>
            </w:r>
          </w:p>
          <w:p w14:paraId="6C1F74D1" w14:textId="77777777"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333333"/>
                <w:sz w:val="24"/>
                <w:szCs w:val="24"/>
                <w:lang w:val="en-GB"/>
              </w:rPr>
              <w:t xml:space="preserve">        &lt;Router&gt;</w:t>
            </w:r>
          </w:p>
          <w:p w14:paraId="0DD16DF7" w14:textId="77777777"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333333"/>
                <w:sz w:val="24"/>
                <w:szCs w:val="24"/>
                <w:lang w:val="en-GB"/>
              </w:rPr>
              <w:t xml:space="preserve">          &lt;Navigation /&gt;</w:t>
            </w:r>
          </w:p>
          <w:p w14:paraId="36744FE8" w14:textId="77777777"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333333"/>
                <w:sz w:val="24"/>
                <w:szCs w:val="24"/>
                <w:lang w:val="en-GB"/>
              </w:rPr>
              <w:t xml:space="preserve">          &lt;Switch&gt;</w:t>
            </w:r>
          </w:p>
          <w:p w14:paraId="272A5372" w14:textId="77777777"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333333"/>
                <w:sz w:val="24"/>
                <w:szCs w:val="24"/>
                <w:lang w:val="en-GB"/>
              </w:rPr>
              <w:t xml:space="preserve">            &lt;Route path=</w:t>
            </w:r>
            <w:r w:rsidRPr="00D95863">
              <w:rPr>
                <w:rFonts w:cs="Arial"/>
                <w:color w:val="A31515"/>
                <w:sz w:val="24"/>
                <w:szCs w:val="24"/>
                <w:lang w:val="en-GB"/>
              </w:rPr>
              <w:t>'/'</w:t>
            </w:r>
            <w:r w:rsidRPr="00D95863">
              <w:rPr>
                <w:rFonts w:cs="Arial"/>
                <w:color w:val="333333"/>
                <w:sz w:val="24"/>
                <w:szCs w:val="24"/>
                <w:lang w:val="en-GB"/>
              </w:rPr>
              <w:t xml:space="preserve"> exact component={Home} /&gt;</w:t>
            </w:r>
          </w:p>
          <w:p w14:paraId="1DCFFFED" w14:textId="77777777"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333333"/>
                <w:sz w:val="24"/>
                <w:szCs w:val="24"/>
                <w:lang w:val="en-GB"/>
              </w:rPr>
              <w:t xml:space="preserve">            &lt;Route path=</w:t>
            </w:r>
            <w:r w:rsidRPr="00D95863">
              <w:rPr>
                <w:rFonts w:cs="Arial"/>
                <w:color w:val="A31515"/>
                <w:sz w:val="24"/>
                <w:szCs w:val="24"/>
                <w:lang w:val="en-GB"/>
              </w:rPr>
              <w:t>'/</w:t>
            </w:r>
            <w:proofErr w:type="spellStart"/>
            <w:r w:rsidRPr="00D95863">
              <w:rPr>
                <w:rFonts w:cs="Arial"/>
                <w:color w:val="A31515"/>
                <w:sz w:val="24"/>
                <w:szCs w:val="24"/>
                <w:lang w:val="en-GB"/>
              </w:rPr>
              <w:t>surveydisplay</w:t>
            </w:r>
            <w:proofErr w:type="spellEnd"/>
            <w:r w:rsidRPr="00D95863">
              <w:rPr>
                <w:rFonts w:cs="Arial"/>
                <w:color w:val="A31515"/>
                <w:sz w:val="24"/>
                <w:szCs w:val="24"/>
                <w:lang w:val="en-GB"/>
              </w:rPr>
              <w:t>'</w:t>
            </w:r>
            <w:r w:rsidRPr="00D95863">
              <w:rPr>
                <w:rFonts w:cs="Arial"/>
                <w:color w:val="333333"/>
                <w:sz w:val="24"/>
                <w:szCs w:val="24"/>
                <w:lang w:val="en-GB"/>
              </w:rPr>
              <w:t xml:space="preserve"> component={</w:t>
            </w:r>
            <w:proofErr w:type="spellStart"/>
            <w:r w:rsidRPr="00D95863">
              <w:rPr>
                <w:rFonts w:cs="Arial"/>
                <w:color w:val="333333"/>
                <w:sz w:val="24"/>
                <w:szCs w:val="24"/>
                <w:lang w:val="en-GB"/>
              </w:rPr>
              <w:t>SurveyOne</w:t>
            </w:r>
            <w:proofErr w:type="spellEnd"/>
            <w:r w:rsidRPr="00D95863">
              <w:rPr>
                <w:rFonts w:cs="Arial"/>
                <w:color w:val="333333"/>
                <w:sz w:val="24"/>
                <w:szCs w:val="24"/>
                <w:lang w:val="en-GB"/>
              </w:rPr>
              <w:t>} /&gt;</w:t>
            </w:r>
          </w:p>
          <w:p w14:paraId="4F99F3D3" w14:textId="77777777"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333333"/>
                <w:sz w:val="24"/>
                <w:szCs w:val="24"/>
                <w:lang w:val="en-GB"/>
              </w:rPr>
              <w:t xml:space="preserve">            &lt;Route path=</w:t>
            </w:r>
            <w:r w:rsidRPr="00D95863">
              <w:rPr>
                <w:rFonts w:cs="Arial"/>
                <w:color w:val="A31515"/>
                <w:sz w:val="24"/>
                <w:szCs w:val="24"/>
                <w:lang w:val="en-GB"/>
              </w:rPr>
              <w:t>'/</w:t>
            </w:r>
            <w:proofErr w:type="spellStart"/>
            <w:r w:rsidRPr="00D95863">
              <w:rPr>
                <w:rFonts w:cs="Arial"/>
                <w:color w:val="A31515"/>
                <w:sz w:val="24"/>
                <w:szCs w:val="24"/>
                <w:lang w:val="en-GB"/>
              </w:rPr>
              <w:t>mockdisplay</w:t>
            </w:r>
            <w:proofErr w:type="spellEnd"/>
            <w:r w:rsidRPr="00D95863">
              <w:rPr>
                <w:rFonts w:cs="Arial"/>
                <w:color w:val="A31515"/>
                <w:sz w:val="24"/>
                <w:szCs w:val="24"/>
                <w:lang w:val="en-GB"/>
              </w:rPr>
              <w:t>'</w:t>
            </w:r>
            <w:r w:rsidRPr="00D95863">
              <w:rPr>
                <w:rFonts w:cs="Arial"/>
                <w:color w:val="333333"/>
                <w:sz w:val="24"/>
                <w:szCs w:val="24"/>
                <w:lang w:val="en-GB"/>
              </w:rPr>
              <w:t xml:space="preserve"> component={Mock} /&gt;</w:t>
            </w:r>
          </w:p>
          <w:p w14:paraId="602BBF7D" w14:textId="77777777"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333333"/>
                <w:sz w:val="24"/>
                <w:szCs w:val="24"/>
                <w:lang w:val="en-GB"/>
              </w:rPr>
              <w:t xml:space="preserve">          &lt;/Switch&gt;</w:t>
            </w:r>
          </w:p>
          <w:p w14:paraId="095E1673" w14:textId="77777777"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333333"/>
                <w:sz w:val="24"/>
                <w:szCs w:val="24"/>
                <w:lang w:val="en-GB"/>
              </w:rPr>
              <w:t xml:space="preserve">          &lt;Footer/&gt;</w:t>
            </w:r>
          </w:p>
          <w:p w14:paraId="798FECCD" w14:textId="77777777"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333333"/>
                <w:sz w:val="24"/>
                <w:szCs w:val="24"/>
                <w:lang w:val="en-GB"/>
              </w:rPr>
              <w:t xml:space="preserve">        &lt;/Router&gt;</w:t>
            </w:r>
          </w:p>
          <w:p w14:paraId="217C6910" w14:textId="77777777"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333333"/>
                <w:sz w:val="24"/>
                <w:szCs w:val="24"/>
                <w:lang w:val="en-GB"/>
              </w:rPr>
              <w:t xml:space="preserve">    &lt;/&gt;</w:t>
            </w:r>
          </w:p>
          <w:p w14:paraId="3CD75691" w14:textId="77777777"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333333"/>
                <w:sz w:val="24"/>
                <w:szCs w:val="24"/>
                <w:lang w:val="en-GB"/>
              </w:rPr>
              <w:t xml:space="preserve">  );</w:t>
            </w:r>
          </w:p>
          <w:p w14:paraId="2C20C4A8" w14:textId="77777777"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333333"/>
                <w:sz w:val="24"/>
                <w:szCs w:val="24"/>
                <w:lang w:val="en-GB"/>
              </w:rPr>
              <w:t>}</w:t>
            </w:r>
          </w:p>
          <w:p w14:paraId="00251B8E" w14:textId="77777777" w:rsidR="000C2DC2" w:rsidRPr="00D95863" w:rsidRDefault="000C2DC2" w:rsidP="000F4D14">
            <w:pPr>
              <w:pStyle w:val="HTMLVorformatiert"/>
              <w:spacing w:line="240" w:lineRule="exact"/>
              <w:rPr>
                <w:rFonts w:cs="Arial"/>
                <w:color w:val="333333"/>
                <w:sz w:val="24"/>
                <w:szCs w:val="24"/>
                <w:lang w:val="en-GB"/>
              </w:rPr>
            </w:pPr>
            <w:r w:rsidRPr="00D95863">
              <w:rPr>
                <w:rFonts w:cs="Arial"/>
                <w:color w:val="0000FF"/>
                <w:sz w:val="24"/>
                <w:szCs w:val="24"/>
                <w:lang w:val="en-GB"/>
              </w:rPr>
              <w:t>export</w:t>
            </w:r>
            <w:r w:rsidRPr="00D95863">
              <w:rPr>
                <w:rFonts w:cs="Arial"/>
                <w:color w:val="333333"/>
                <w:sz w:val="24"/>
                <w:szCs w:val="24"/>
                <w:lang w:val="en-GB"/>
              </w:rPr>
              <w:t xml:space="preserve"> </w:t>
            </w:r>
            <w:r w:rsidRPr="00D95863">
              <w:rPr>
                <w:rFonts w:cs="Arial"/>
                <w:color w:val="0000FF"/>
                <w:sz w:val="24"/>
                <w:szCs w:val="24"/>
                <w:lang w:val="en-GB"/>
              </w:rPr>
              <w:t>default</w:t>
            </w:r>
            <w:r w:rsidRPr="00D95863">
              <w:rPr>
                <w:rFonts w:cs="Arial"/>
                <w:color w:val="333333"/>
                <w:sz w:val="24"/>
                <w:szCs w:val="24"/>
                <w:lang w:val="en-GB"/>
              </w:rPr>
              <w:t xml:space="preserve"> App;</w:t>
            </w:r>
          </w:p>
        </w:tc>
      </w:tr>
    </w:tbl>
    <w:p w14:paraId="27EE82AB" w14:textId="77777777" w:rsidR="000C2DC2" w:rsidRPr="00D85374" w:rsidRDefault="000C2DC2" w:rsidP="000C2DC2">
      <w:pPr>
        <w:pStyle w:val="Beschriftung"/>
        <w:rPr>
          <w:lang w:val="en-US"/>
        </w:rPr>
      </w:pPr>
    </w:p>
    <w:p w14:paraId="0417B397" w14:textId="68A4DF1B" w:rsidR="000C2DC2" w:rsidRPr="00CF12B3" w:rsidRDefault="000C2DC2" w:rsidP="000C2DC2">
      <w:pPr>
        <w:pStyle w:val="Beschriftung"/>
        <w:rPr>
          <w:bCs/>
        </w:rPr>
      </w:pPr>
      <w:bookmarkStart w:id="65" w:name="_Toc76333293"/>
      <w:r w:rsidRPr="00CF12B3">
        <w:t xml:space="preserve">Abbildung </w:t>
      </w:r>
      <w:r w:rsidR="00173484">
        <w:t>7</w:t>
      </w:r>
      <w:r w:rsidRPr="00CF12B3">
        <w:t xml:space="preserve">: </w:t>
      </w:r>
      <w:r>
        <w:rPr>
          <w:bCs/>
        </w:rPr>
        <w:t>Programmierung</w:t>
      </w:r>
      <w:bookmarkEnd w:id="65"/>
      <w:r w:rsidR="00173484">
        <w:rPr>
          <w:bCs/>
        </w:rPr>
        <w:t xml:space="preserve"> </w:t>
      </w:r>
      <w:r w:rsidR="00173484">
        <w:t xml:space="preserve">in </w:t>
      </w:r>
      <w:proofErr w:type="spellStart"/>
      <w:r w:rsidR="00173484">
        <w:t>Javascript</w:t>
      </w:r>
      <w:proofErr w:type="spellEnd"/>
    </w:p>
    <w:p w14:paraId="1C5156B0" w14:textId="757EE6D2" w:rsidR="000C2DC2" w:rsidRPr="00CF12B3" w:rsidRDefault="000C2DC2" w:rsidP="000C2DC2">
      <w:pPr>
        <w:pStyle w:val="Beschriftung"/>
      </w:pPr>
      <w:r w:rsidRPr="00CF12B3">
        <w:t>Quelle:</w:t>
      </w:r>
      <w:r w:rsidR="00173484">
        <w:t xml:space="preserve"> Eigene </w:t>
      </w:r>
      <w:proofErr w:type="spellStart"/>
      <w:r w:rsidR="00173484">
        <w:t>Dastellung</w:t>
      </w:r>
      <w:proofErr w:type="spellEnd"/>
      <w:r w:rsidRPr="00CF12B3">
        <w:t xml:space="preserve"> </w:t>
      </w:r>
    </w:p>
    <w:p w14:paraId="5C988E24" w14:textId="5058FE51" w:rsidR="00536680" w:rsidRDefault="000C2DC2" w:rsidP="000C2DC2">
      <w:pPr>
        <w:rPr>
          <w:rFonts w:asciiTheme="minorBidi" w:hAnsiTheme="minorBidi"/>
          <w:lang w:val="de-CH"/>
        </w:rPr>
      </w:pPr>
      <w:r w:rsidRPr="00D26D8F">
        <w:rPr>
          <w:rFonts w:asciiTheme="minorBidi" w:hAnsiTheme="minorBidi"/>
          <w:lang w:val="de-CH"/>
        </w:rPr>
        <w:t xml:space="preserve">Mithilfe von Survey.js lassen sich die Umfragen in einem Editor erstellen und können anschließend in einer JSON Datei exportiert werden. Des </w:t>
      </w:r>
      <w:proofErr w:type="spellStart"/>
      <w:r w:rsidRPr="00D26D8F">
        <w:rPr>
          <w:rFonts w:asciiTheme="minorBidi" w:hAnsiTheme="minorBidi"/>
          <w:lang w:val="de-CH"/>
        </w:rPr>
        <w:t>Weiteren</w:t>
      </w:r>
      <w:proofErr w:type="spellEnd"/>
      <w:r w:rsidRPr="00D26D8F">
        <w:rPr>
          <w:rFonts w:asciiTheme="minorBidi" w:hAnsiTheme="minorBidi"/>
          <w:lang w:val="de-CH"/>
        </w:rPr>
        <w:t xml:space="preserve"> lassen sich die Klassen und Funktionen der importierten Survey Library anwenden und manipulieren. Survey.js wird im Terminal wie folgt installiert</w:t>
      </w:r>
      <w:r w:rsidR="00536680">
        <w:rPr>
          <w:rFonts w:asciiTheme="minorBidi" w:hAnsiTheme="minorBidi"/>
          <w:lang w:val="de-CH"/>
        </w:rPr>
        <w:t>:</w:t>
      </w:r>
    </w:p>
    <w:p w14:paraId="77776591" w14:textId="57D8553A" w:rsidR="000C2DC2" w:rsidRDefault="000C2DC2" w:rsidP="00536680">
      <w:pPr>
        <w:ind w:left="708"/>
        <w:rPr>
          <w:rFonts w:asciiTheme="minorBidi" w:hAnsiTheme="minorBidi"/>
          <w:lang w:val="de-CH"/>
        </w:rPr>
      </w:pPr>
      <w:proofErr w:type="spellStart"/>
      <w:r w:rsidRPr="00D26D8F">
        <w:rPr>
          <w:rFonts w:asciiTheme="minorBidi" w:hAnsiTheme="minorBidi"/>
          <w:lang w:val="de-CH"/>
        </w:rPr>
        <w:t>Npm</w:t>
      </w:r>
      <w:proofErr w:type="spellEnd"/>
      <w:r w:rsidRPr="00D26D8F">
        <w:rPr>
          <w:rFonts w:asciiTheme="minorBidi" w:hAnsiTheme="minorBidi"/>
          <w:lang w:val="de-CH"/>
        </w:rPr>
        <w:t xml:space="preserve"> </w:t>
      </w:r>
      <w:proofErr w:type="spellStart"/>
      <w:r w:rsidRPr="00D26D8F">
        <w:rPr>
          <w:rFonts w:asciiTheme="minorBidi" w:hAnsiTheme="minorBidi"/>
          <w:lang w:val="de-CH"/>
        </w:rPr>
        <w:t>install</w:t>
      </w:r>
      <w:proofErr w:type="spellEnd"/>
      <w:r w:rsidRPr="00D26D8F">
        <w:rPr>
          <w:rFonts w:asciiTheme="minorBidi" w:hAnsiTheme="minorBidi"/>
          <w:lang w:val="de-CH"/>
        </w:rPr>
        <w:t xml:space="preserve"> </w:t>
      </w:r>
      <w:proofErr w:type="spellStart"/>
      <w:r w:rsidRPr="00D26D8F">
        <w:rPr>
          <w:rFonts w:asciiTheme="minorBidi" w:hAnsiTheme="minorBidi"/>
          <w:lang w:val="de-CH"/>
        </w:rPr>
        <w:t>survey-react</w:t>
      </w:r>
      <w:proofErr w:type="spellEnd"/>
    </w:p>
    <w:p w14:paraId="6D68CA3F" w14:textId="65A6096D" w:rsidR="000C2DC2" w:rsidRPr="00173484" w:rsidRDefault="000C2DC2" w:rsidP="000C2DC2">
      <w:pPr>
        <w:rPr>
          <w:rFonts w:asciiTheme="minorBidi" w:hAnsiTheme="minorBidi"/>
          <w:lang w:val="de-CH"/>
        </w:rPr>
      </w:pPr>
      <w:r w:rsidRPr="00D26D8F">
        <w:rPr>
          <w:rFonts w:asciiTheme="minorBidi" w:hAnsiTheme="minorBidi"/>
          <w:lang w:val="de-CH"/>
        </w:rPr>
        <w:t xml:space="preserve">Mithilfe von Survey.js lassen </w:t>
      </w:r>
      <w:r>
        <w:rPr>
          <w:rFonts w:asciiTheme="minorBidi" w:hAnsiTheme="minorBidi"/>
          <w:lang w:val="de-CH"/>
        </w:rPr>
        <w:t xml:space="preserve">sich </w:t>
      </w:r>
      <w:r w:rsidRPr="00D26D8F">
        <w:rPr>
          <w:rFonts w:asciiTheme="minorBidi" w:hAnsiTheme="minorBidi"/>
          <w:lang w:val="de-CH"/>
        </w:rPr>
        <w:t xml:space="preserve">potenzielle Probleme bei </w:t>
      </w:r>
      <w:r>
        <w:rPr>
          <w:rFonts w:asciiTheme="minorBidi" w:hAnsiTheme="minorBidi"/>
          <w:lang w:val="de-CH"/>
        </w:rPr>
        <w:t xml:space="preserve">der </w:t>
      </w:r>
      <w:r w:rsidRPr="00D26D8F">
        <w:rPr>
          <w:rFonts w:asciiTheme="minorBidi" w:hAnsiTheme="minorBidi"/>
          <w:lang w:val="de-CH"/>
        </w:rPr>
        <w:t xml:space="preserve">Datenauswertung vorbeugen. So konnte beispielsweise mithilfe der Objekteigenschaft </w:t>
      </w:r>
      <w:proofErr w:type="spellStart"/>
      <w:r w:rsidRPr="00D26D8F">
        <w:rPr>
          <w:rFonts w:asciiTheme="minorBidi" w:hAnsiTheme="minorBidi"/>
          <w:lang w:val="de-CH"/>
        </w:rPr>
        <w:t>isRequired</w:t>
      </w:r>
      <w:proofErr w:type="spellEnd"/>
      <w:r w:rsidRPr="00D26D8F">
        <w:rPr>
          <w:rFonts w:asciiTheme="minorBidi" w:hAnsiTheme="minorBidi"/>
          <w:lang w:val="de-CH"/>
        </w:rPr>
        <w:t xml:space="preserve"> im </w:t>
      </w:r>
      <w:r>
        <w:rPr>
          <w:rFonts w:asciiTheme="minorBidi" w:hAnsiTheme="minorBidi"/>
          <w:lang w:val="de-CH"/>
        </w:rPr>
        <w:t>V</w:t>
      </w:r>
      <w:r w:rsidRPr="00D26D8F">
        <w:rPr>
          <w:rFonts w:asciiTheme="minorBidi" w:hAnsiTheme="minorBidi"/>
          <w:lang w:val="de-CH"/>
        </w:rPr>
        <w:t>ornherein festgelegt werden, dass alle Items zu beantworten sind. Zusammenfassend konnte ein unvollständiger Datensatz vermieden und eine erfolgreiche Datenanalyse begünstigt werden.</w:t>
      </w:r>
      <w:bookmarkStart w:id="66" w:name="_Toc77703337"/>
      <w:bookmarkEnd w:id="66"/>
    </w:p>
    <w:p w14:paraId="6823BC62" w14:textId="693618B9" w:rsidR="000C2DC2" w:rsidRPr="00C51144" w:rsidRDefault="000C2DC2" w:rsidP="000C2DC2">
      <w:pPr>
        <w:pStyle w:val="berschrift3"/>
        <w:rPr>
          <w:rFonts w:asciiTheme="minorBidi" w:hAnsiTheme="minorBidi"/>
          <w:lang w:val="de-CH"/>
        </w:rPr>
      </w:pPr>
      <w:bookmarkStart w:id="67" w:name="_Toc77703339"/>
      <w:r w:rsidRPr="00C51144">
        <w:rPr>
          <w:rFonts w:asciiTheme="minorBidi" w:hAnsiTheme="minorBidi"/>
          <w:lang w:val="de-CH"/>
        </w:rPr>
        <w:t>Faktoranalyse</w:t>
      </w:r>
      <w:r w:rsidRPr="009B12D8">
        <w:rPr>
          <w:rFonts w:asciiTheme="minorBidi" w:hAnsiTheme="minorBidi"/>
          <w:lang w:val="de-CH"/>
        </w:rPr>
        <w:t xml:space="preserve"> </w:t>
      </w:r>
      <w:r>
        <w:rPr>
          <w:rFonts w:asciiTheme="minorBidi" w:hAnsiTheme="minorBidi"/>
          <w:lang w:val="de-CH"/>
        </w:rPr>
        <w:t>mit R-Studio</w:t>
      </w:r>
      <w:bookmarkEnd w:id="67"/>
    </w:p>
    <w:p w14:paraId="3DFEF237" w14:textId="3F83BE4C" w:rsidR="000C2DC2" w:rsidRPr="00C51144" w:rsidRDefault="000C2DC2" w:rsidP="000C2DC2">
      <w:pPr>
        <w:rPr>
          <w:rFonts w:asciiTheme="minorBidi" w:hAnsiTheme="minorBidi"/>
          <w:lang w:val="de-CH"/>
        </w:rPr>
      </w:pPr>
      <w:r w:rsidRPr="00C51144">
        <w:rPr>
          <w:rFonts w:asciiTheme="minorBidi" w:hAnsiTheme="minorBidi"/>
          <w:lang w:val="de-CH"/>
        </w:rPr>
        <w:t>Im Zuge der Fragebogen</w:t>
      </w:r>
      <w:r>
        <w:rPr>
          <w:rFonts w:asciiTheme="minorBidi" w:hAnsiTheme="minorBidi"/>
          <w:lang w:val="de-CH"/>
        </w:rPr>
        <w:t>gestaltung</w:t>
      </w:r>
      <w:r w:rsidRPr="00C51144">
        <w:rPr>
          <w:rFonts w:asciiTheme="minorBidi" w:hAnsiTheme="minorBidi"/>
          <w:lang w:val="de-CH"/>
        </w:rPr>
        <w:t xml:space="preserve"> wurden bereits </w:t>
      </w:r>
      <w:r>
        <w:rPr>
          <w:rFonts w:asciiTheme="minorBidi" w:hAnsiTheme="minorBidi"/>
          <w:lang w:val="de-CH"/>
        </w:rPr>
        <w:t xml:space="preserve">die </w:t>
      </w:r>
      <w:r w:rsidRPr="00C51144">
        <w:rPr>
          <w:rFonts w:asciiTheme="minorBidi" w:hAnsiTheme="minorBidi"/>
          <w:lang w:val="de-CH"/>
        </w:rPr>
        <w:t>erste</w:t>
      </w:r>
      <w:r>
        <w:rPr>
          <w:rFonts w:asciiTheme="minorBidi" w:hAnsiTheme="minorBidi"/>
          <w:lang w:val="de-CH"/>
        </w:rPr>
        <w:t>n</w:t>
      </w:r>
      <w:r w:rsidRPr="00C51144">
        <w:rPr>
          <w:rFonts w:asciiTheme="minorBidi" w:hAnsiTheme="minorBidi"/>
          <w:lang w:val="de-CH"/>
        </w:rPr>
        <w:t xml:space="preserve"> Grund</w:t>
      </w:r>
      <w:r>
        <w:rPr>
          <w:rFonts w:asciiTheme="minorBidi" w:hAnsiTheme="minorBidi"/>
          <w:lang w:val="de-CH"/>
        </w:rPr>
        <w:t xml:space="preserve">lagen </w:t>
      </w:r>
      <w:r w:rsidRPr="00C51144">
        <w:rPr>
          <w:rFonts w:asciiTheme="minorBidi" w:hAnsiTheme="minorBidi"/>
          <w:lang w:val="de-CH"/>
        </w:rPr>
        <w:t xml:space="preserve">eines Faktormodells </w:t>
      </w:r>
      <w:r>
        <w:rPr>
          <w:rFonts w:asciiTheme="minorBidi" w:hAnsiTheme="minorBidi"/>
          <w:lang w:val="de-CH"/>
        </w:rPr>
        <w:t>gesetzt</w:t>
      </w:r>
      <w:r w:rsidRPr="00C51144">
        <w:rPr>
          <w:rFonts w:asciiTheme="minorBidi" w:hAnsiTheme="minorBidi"/>
          <w:lang w:val="de-CH"/>
        </w:rPr>
        <w:t xml:space="preserve">. Hierbei orientierte man sich </w:t>
      </w:r>
      <w:r>
        <w:rPr>
          <w:rFonts w:asciiTheme="minorBidi" w:hAnsiTheme="minorBidi"/>
          <w:lang w:val="de-CH"/>
        </w:rPr>
        <w:t>zum einen</w:t>
      </w:r>
      <w:r w:rsidRPr="00C51144">
        <w:rPr>
          <w:rFonts w:asciiTheme="minorBidi" w:hAnsiTheme="minorBidi"/>
          <w:lang w:val="de-CH"/>
        </w:rPr>
        <w:t xml:space="preserve"> an der Taxonomie menschlicher Motivation von Ryan und </w:t>
      </w:r>
      <w:proofErr w:type="spellStart"/>
      <w:r w:rsidRPr="00C51144">
        <w:rPr>
          <w:rFonts w:asciiTheme="minorBidi" w:hAnsiTheme="minorBidi"/>
          <w:lang w:val="de-CH"/>
        </w:rPr>
        <w:t>Deci</w:t>
      </w:r>
      <w:proofErr w:type="spellEnd"/>
      <w:r w:rsidRPr="00C51144">
        <w:rPr>
          <w:rFonts w:asciiTheme="minorBidi" w:hAnsiTheme="minorBidi"/>
          <w:lang w:val="de-CH"/>
        </w:rPr>
        <w:t xml:space="preserve"> </w:t>
      </w:r>
      <w:r w:rsidR="00A32E04">
        <w:rPr>
          <w:rFonts w:asciiTheme="minorBidi" w:hAnsiTheme="minorBidi"/>
          <w:lang w:val="de-CH"/>
        </w:rPr>
        <w:t>(</w:t>
      </w:r>
      <w:r w:rsidRPr="00A32E04">
        <w:rPr>
          <w:rFonts w:asciiTheme="minorBidi" w:hAnsiTheme="minorBidi"/>
          <w:lang w:val="de-CH"/>
        </w:rPr>
        <w:t>siehe Abb</w:t>
      </w:r>
      <w:r w:rsidR="0042224F">
        <w:rPr>
          <w:rFonts w:asciiTheme="minorBidi" w:hAnsiTheme="minorBidi"/>
          <w:lang w:val="de-CH"/>
        </w:rPr>
        <w:t>ildung</w:t>
      </w:r>
      <w:r w:rsidRPr="00A32E04">
        <w:rPr>
          <w:rFonts w:asciiTheme="minorBidi" w:hAnsiTheme="minorBidi"/>
          <w:lang w:val="de-CH"/>
        </w:rPr>
        <w:t xml:space="preserve"> 3</w:t>
      </w:r>
      <w:r w:rsidR="00A32E04">
        <w:rPr>
          <w:rFonts w:asciiTheme="minorBidi" w:hAnsiTheme="minorBidi"/>
          <w:lang w:val="de-CH"/>
        </w:rPr>
        <w:t>)</w:t>
      </w:r>
      <w:r w:rsidRPr="00C51144">
        <w:rPr>
          <w:rFonts w:asciiTheme="minorBidi" w:hAnsiTheme="minorBidi"/>
          <w:lang w:val="de-CH"/>
        </w:rPr>
        <w:t xml:space="preserve"> und </w:t>
      </w:r>
      <w:r>
        <w:rPr>
          <w:rFonts w:asciiTheme="minorBidi" w:hAnsiTheme="minorBidi"/>
          <w:lang w:val="de-CH"/>
        </w:rPr>
        <w:t>zum anderen</w:t>
      </w:r>
      <w:r w:rsidRPr="00C51144">
        <w:rPr>
          <w:rFonts w:asciiTheme="minorBidi" w:hAnsiTheme="minorBidi"/>
          <w:lang w:val="de-CH"/>
        </w:rPr>
        <w:t xml:space="preserve"> an einschlägiger Crowdfunding Literatur, </w:t>
      </w:r>
      <w:r>
        <w:rPr>
          <w:rFonts w:asciiTheme="minorBidi" w:hAnsiTheme="minorBidi"/>
          <w:lang w:val="de-CH"/>
        </w:rPr>
        <w:t>so u.a</w:t>
      </w:r>
      <w:r w:rsidRPr="00C51144">
        <w:rPr>
          <w:rFonts w:asciiTheme="minorBidi" w:hAnsiTheme="minorBidi"/>
          <w:lang w:val="de-CH"/>
        </w:rPr>
        <w:t xml:space="preserve">. die Forschung von </w:t>
      </w:r>
      <w:proofErr w:type="spellStart"/>
      <w:r w:rsidRPr="00C51144">
        <w:rPr>
          <w:rFonts w:asciiTheme="minorBidi" w:hAnsiTheme="minorBidi"/>
          <w:lang w:val="de-CH"/>
        </w:rPr>
        <w:t>Cholakova</w:t>
      </w:r>
      <w:proofErr w:type="spellEnd"/>
      <w:r w:rsidRPr="00C51144">
        <w:rPr>
          <w:rFonts w:asciiTheme="minorBidi" w:hAnsiTheme="minorBidi"/>
          <w:lang w:val="de-CH"/>
        </w:rPr>
        <w:t xml:space="preserve"> und </w:t>
      </w:r>
      <w:proofErr w:type="spellStart"/>
      <w:r w:rsidRPr="00C51144">
        <w:rPr>
          <w:rFonts w:asciiTheme="minorBidi" w:hAnsiTheme="minorBidi"/>
          <w:lang w:val="de-CH"/>
        </w:rPr>
        <w:t>Clarysse</w:t>
      </w:r>
      <w:proofErr w:type="spellEnd"/>
      <w:r w:rsidRPr="00C51144">
        <w:rPr>
          <w:rFonts w:asciiTheme="minorBidi" w:hAnsiTheme="minorBidi"/>
          <w:lang w:val="de-CH"/>
        </w:rPr>
        <w:t xml:space="preserve"> (2015).</w:t>
      </w:r>
    </w:p>
    <w:p w14:paraId="789EF00F" w14:textId="77777777" w:rsidR="000C2DC2" w:rsidRPr="00C51144" w:rsidRDefault="000C2DC2" w:rsidP="000C2DC2">
      <w:pPr>
        <w:rPr>
          <w:rFonts w:asciiTheme="minorBidi" w:hAnsiTheme="minorBidi"/>
          <w:lang w:val="de-CH"/>
        </w:rPr>
      </w:pPr>
      <w:r w:rsidRPr="00C51144">
        <w:rPr>
          <w:rFonts w:asciiTheme="minorBidi" w:hAnsiTheme="minorBidi"/>
          <w:lang w:val="de-CH"/>
        </w:rPr>
        <w:t xml:space="preserve">Um eine kritische Abhandlung der quantitativen Ergebnisse </w:t>
      </w:r>
      <w:r>
        <w:rPr>
          <w:rFonts w:asciiTheme="minorBidi" w:hAnsiTheme="minorBidi"/>
          <w:lang w:val="de-CH"/>
        </w:rPr>
        <w:t>umzusetzen</w:t>
      </w:r>
      <w:r w:rsidRPr="00C51144">
        <w:rPr>
          <w:rFonts w:asciiTheme="minorBidi" w:hAnsiTheme="minorBidi"/>
          <w:lang w:val="de-CH"/>
        </w:rPr>
        <w:t xml:space="preserve">, wurden zwei theoretische Modelle gebildet, </w:t>
      </w:r>
      <w:r>
        <w:rPr>
          <w:rFonts w:asciiTheme="minorBidi" w:hAnsiTheme="minorBidi"/>
          <w:lang w:val="de-CH"/>
        </w:rPr>
        <w:t>die</w:t>
      </w:r>
      <w:r w:rsidRPr="00C51144">
        <w:rPr>
          <w:rFonts w:asciiTheme="minorBidi" w:hAnsiTheme="minorBidi"/>
          <w:lang w:val="de-CH"/>
        </w:rPr>
        <w:t xml:space="preserve"> eine</w:t>
      </w:r>
      <w:r>
        <w:rPr>
          <w:rFonts w:asciiTheme="minorBidi" w:hAnsiTheme="minorBidi"/>
          <w:lang w:val="de-CH"/>
        </w:rPr>
        <w:t>r</w:t>
      </w:r>
      <w:r w:rsidRPr="00C51144">
        <w:rPr>
          <w:rFonts w:asciiTheme="minorBidi" w:hAnsiTheme="minorBidi"/>
          <w:lang w:val="de-CH"/>
        </w:rPr>
        <w:t xml:space="preserve"> </w:t>
      </w:r>
      <w:proofErr w:type="spellStart"/>
      <w:r w:rsidRPr="00C51144">
        <w:rPr>
          <w:rFonts w:asciiTheme="minorBidi" w:hAnsiTheme="minorBidi"/>
          <w:lang w:val="de-CH"/>
        </w:rPr>
        <w:t>Konf</w:t>
      </w:r>
      <w:r>
        <w:rPr>
          <w:rFonts w:asciiTheme="minorBidi" w:hAnsiTheme="minorBidi"/>
          <w:lang w:val="de-CH"/>
        </w:rPr>
        <w:t>i</w:t>
      </w:r>
      <w:r w:rsidRPr="00C51144">
        <w:rPr>
          <w:rFonts w:asciiTheme="minorBidi" w:hAnsiTheme="minorBidi"/>
          <w:lang w:val="de-CH"/>
        </w:rPr>
        <w:t>rmatorische</w:t>
      </w:r>
      <w:r>
        <w:rPr>
          <w:rFonts w:asciiTheme="minorBidi" w:hAnsiTheme="minorBidi"/>
          <w:lang w:val="de-CH"/>
        </w:rPr>
        <w:t>n</w:t>
      </w:r>
      <w:proofErr w:type="spellEnd"/>
      <w:r w:rsidRPr="00C51144">
        <w:rPr>
          <w:rFonts w:asciiTheme="minorBidi" w:hAnsiTheme="minorBidi"/>
          <w:lang w:val="de-CH"/>
        </w:rPr>
        <w:t xml:space="preserve"> Faktoranalyse (CFA</w:t>
      </w:r>
      <w:r>
        <w:rPr>
          <w:rFonts w:asciiTheme="minorBidi" w:hAnsiTheme="minorBidi"/>
          <w:lang w:val="de-CH"/>
        </w:rPr>
        <w:t xml:space="preserve">, da engl. </w:t>
      </w:r>
      <w:proofErr w:type="spellStart"/>
      <w:r>
        <w:rPr>
          <w:rFonts w:asciiTheme="minorBidi" w:hAnsiTheme="minorBidi"/>
          <w:lang w:val="de-CH"/>
        </w:rPr>
        <w:t>confirmatory</w:t>
      </w:r>
      <w:proofErr w:type="spellEnd"/>
      <w:r>
        <w:rPr>
          <w:rFonts w:asciiTheme="minorBidi" w:hAnsiTheme="minorBidi"/>
          <w:lang w:val="de-CH"/>
        </w:rPr>
        <w:t xml:space="preserve"> </w:t>
      </w:r>
      <w:proofErr w:type="spellStart"/>
      <w:r>
        <w:rPr>
          <w:rFonts w:asciiTheme="minorBidi" w:hAnsiTheme="minorBidi"/>
          <w:lang w:val="de-CH"/>
        </w:rPr>
        <w:t>factor</w:t>
      </w:r>
      <w:proofErr w:type="spellEnd"/>
      <w:r>
        <w:rPr>
          <w:rFonts w:asciiTheme="minorBidi" w:hAnsiTheme="minorBidi"/>
          <w:lang w:val="de-CH"/>
        </w:rPr>
        <w:t xml:space="preserve"> </w:t>
      </w:r>
      <w:proofErr w:type="spellStart"/>
      <w:r>
        <w:rPr>
          <w:rFonts w:asciiTheme="minorBidi" w:hAnsiTheme="minorBidi"/>
          <w:lang w:val="de-CH"/>
        </w:rPr>
        <w:t>analysis</w:t>
      </w:r>
      <w:proofErr w:type="spellEnd"/>
      <w:r w:rsidRPr="00C51144">
        <w:rPr>
          <w:rFonts w:asciiTheme="minorBidi" w:hAnsiTheme="minorBidi"/>
          <w:lang w:val="de-CH"/>
        </w:rPr>
        <w:t>) unterzogen wurden. Das primäre Ziel der CFA ist zu überprüfen, ob ein Faktormodell auch zu den erhobenen Daten passt</w:t>
      </w:r>
      <w:r>
        <w:rPr>
          <w:rFonts w:asciiTheme="minorBidi" w:hAnsiTheme="minorBidi"/>
          <w:lang w:val="de-CH"/>
        </w:rPr>
        <w:t xml:space="preserve">, sodass es die Prüfung konkreter </w:t>
      </w:r>
      <w:r>
        <w:rPr>
          <w:rFonts w:asciiTheme="minorBidi" w:hAnsiTheme="minorBidi"/>
          <w:lang w:val="de-CH"/>
        </w:rPr>
        <w:lastRenderedPageBreak/>
        <w:t xml:space="preserve">Hypothesen </w:t>
      </w:r>
      <w:r w:rsidRPr="000E70DC">
        <w:rPr>
          <w:rFonts w:asciiTheme="minorBidi" w:hAnsiTheme="minorBidi"/>
          <w:lang w:val="de-CH"/>
        </w:rPr>
        <w:t>über den Zusammenhang zwischen Variablen</w:t>
      </w:r>
      <w:r>
        <w:rPr>
          <w:rFonts w:asciiTheme="minorBidi" w:hAnsiTheme="minorBidi"/>
          <w:lang w:val="de-CH"/>
        </w:rPr>
        <w:t xml:space="preserve"> erlaubt</w:t>
      </w:r>
      <w:r w:rsidRPr="00C51144">
        <w:rPr>
          <w:rFonts w:asciiTheme="minorBidi" w:hAnsiTheme="minorBidi"/>
          <w:lang w:val="de-CH"/>
        </w:rPr>
        <w:t>.</w:t>
      </w:r>
      <w:r>
        <w:rPr>
          <w:rStyle w:val="Funotenzeichen"/>
          <w:rFonts w:asciiTheme="minorBidi" w:hAnsiTheme="minorBidi"/>
          <w:lang w:val="de-CH"/>
        </w:rPr>
        <w:footnoteReference w:id="97"/>
      </w:r>
      <w:r>
        <w:rPr>
          <w:rFonts w:asciiTheme="minorBidi" w:hAnsiTheme="minorBidi"/>
          <w:lang w:val="de-CH"/>
        </w:rPr>
        <w:t xml:space="preserve"> Die </w:t>
      </w:r>
      <w:r w:rsidRPr="00C51144">
        <w:rPr>
          <w:rFonts w:asciiTheme="minorBidi" w:hAnsiTheme="minorBidi"/>
          <w:lang w:val="de-CH"/>
        </w:rPr>
        <w:t xml:space="preserve">Vorgehensweise </w:t>
      </w:r>
      <w:r>
        <w:rPr>
          <w:rFonts w:asciiTheme="minorBidi" w:hAnsiTheme="minorBidi"/>
          <w:lang w:val="de-CH"/>
        </w:rPr>
        <w:t>erfolgte</w:t>
      </w:r>
      <w:r w:rsidRPr="00C51144">
        <w:rPr>
          <w:rFonts w:asciiTheme="minorBidi" w:hAnsiTheme="minorBidi"/>
          <w:lang w:val="de-CH"/>
        </w:rPr>
        <w:t xml:space="preserve"> weitgehend an den von </w:t>
      </w:r>
      <w:proofErr w:type="spellStart"/>
      <w:r w:rsidRPr="00C51144">
        <w:rPr>
          <w:rFonts w:asciiTheme="minorBidi" w:hAnsiTheme="minorBidi"/>
          <w:lang w:val="de-CH"/>
        </w:rPr>
        <w:t>DeCoster</w:t>
      </w:r>
      <w:proofErr w:type="spellEnd"/>
      <w:r w:rsidRPr="00C51144">
        <w:rPr>
          <w:rFonts w:asciiTheme="minorBidi" w:hAnsiTheme="minorBidi"/>
          <w:lang w:val="de-CH"/>
        </w:rPr>
        <w:t xml:space="preserve"> angeführten Schritten.</w:t>
      </w:r>
      <w:r>
        <w:rPr>
          <w:rStyle w:val="Funotenzeichen"/>
          <w:rFonts w:asciiTheme="minorBidi" w:hAnsiTheme="minorBidi"/>
          <w:lang w:val="de-CH"/>
        </w:rPr>
        <w:footnoteReference w:id="98"/>
      </w:r>
      <w:r w:rsidRPr="00C51144">
        <w:rPr>
          <w:rFonts w:asciiTheme="minorBidi" w:hAnsiTheme="minorBidi"/>
          <w:lang w:val="de-CH"/>
        </w:rPr>
        <w:t xml:space="preserve"> </w:t>
      </w:r>
      <w:r>
        <w:rPr>
          <w:rFonts w:asciiTheme="minorBidi" w:hAnsiTheme="minorBidi"/>
          <w:lang w:val="de-CH"/>
        </w:rPr>
        <w:t>D</w:t>
      </w:r>
      <w:r w:rsidRPr="00C51144">
        <w:rPr>
          <w:rFonts w:asciiTheme="minorBidi" w:hAnsiTheme="minorBidi"/>
          <w:lang w:val="de-CH"/>
        </w:rPr>
        <w:t xml:space="preserve">es </w:t>
      </w:r>
      <w:r>
        <w:rPr>
          <w:rFonts w:asciiTheme="minorBidi" w:hAnsiTheme="minorBidi"/>
          <w:lang w:val="de-CH"/>
        </w:rPr>
        <w:t>W</w:t>
      </w:r>
      <w:r w:rsidRPr="00C51144">
        <w:rPr>
          <w:rFonts w:asciiTheme="minorBidi" w:hAnsiTheme="minorBidi"/>
          <w:lang w:val="de-CH"/>
        </w:rPr>
        <w:t>eiteren wurden Maße der Konstruktvalidität</w:t>
      </w:r>
      <w:r>
        <w:rPr>
          <w:rFonts w:asciiTheme="minorBidi" w:hAnsiTheme="minorBidi"/>
          <w:lang w:val="de-CH"/>
        </w:rPr>
        <w:t xml:space="preserve"> </w:t>
      </w:r>
      <w:r w:rsidRPr="00C51144">
        <w:rPr>
          <w:rFonts w:asciiTheme="minorBidi" w:hAnsiTheme="minorBidi"/>
          <w:lang w:val="de-CH"/>
        </w:rPr>
        <w:t xml:space="preserve">zur Messung der internen Konsistenz herangezogen. Hierbei handelt es sich um ein Maß, </w:t>
      </w:r>
      <w:r>
        <w:rPr>
          <w:rFonts w:asciiTheme="minorBidi" w:hAnsiTheme="minorBidi"/>
          <w:lang w:val="de-CH"/>
        </w:rPr>
        <w:t>das</w:t>
      </w:r>
      <w:r w:rsidRPr="00C51144">
        <w:rPr>
          <w:rFonts w:asciiTheme="minorBidi" w:hAnsiTheme="minorBidi"/>
          <w:lang w:val="de-CH"/>
        </w:rPr>
        <w:t xml:space="preserve"> </w:t>
      </w:r>
      <w:r>
        <w:rPr>
          <w:rFonts w:asciiTheme="minorBidi" w:hAnsiTheme="minorBidi"/>
          <w:lang w:val="de-CH"/>
        </w:rPr>
        <w:t>angibt</w:t>
      </w:r>
      <w:r w:rsidRPr="00C51144">
        <w:rPr>
          <w:rFonts w:asciiTheme="minorBidi" w:hAnsiTheme="minorBidi"/>
          <w:lang w:val="de-CH"/>
        </w:rPr>
        <w:t xml:space="preserve"> inwieweit die gemessenen Items das konstruierte Modell repräsentieren. Darüber hinaus bedient sich die Arbeit bei der Validierung des Konstrukts der </w:t>
      </w:r>
      <w:proofErr w:type="spellStart"/>
      <w:r w:rsidRPr="00C51144">
        <w:rPr>
          <w:rFonts w:asciiTheme="minorBidi" w:hAnsiTheme="minorBidi"/>
          <w:lang w:val="de-CH"/>
        </w:rPr>
        <w:t>diskrimanten</w:t>
      </w:r>
      <w:proofErr w:type="spellEnd"/>
      <w:r w:rsidRPr="00C51144">
        <w:rPr>
          <w:rFonts w:asciiTheme="minorBidi" w:hAnsiTheme="minorBidi"/>
          <w:lang w:val="de-CH"/>
        </w:rPr>
        <w:t xml:space="preserve"> und der konvergenten Validität</w:t>
      </w:r>
      <w:r>
        <w:rPr>
          <w:rFonts w:asciiTheme="minorBidi" w:hAnsiTheme="minorBidi"/>
          <w:lang w:val="de-CH"/>
        </w:rPr>
        <w:t>.</w:t>
      </w:r>
      <w:r>
        <w:rPr>
          <w:rStyle w:val="Funotenzeichen"/>
          <w:rFonts w:asciiTheme="minorBidi" w:hAnsiTheme="minorBidi"/>
          <w:lang w:val="de-CH"/>
        </w:rPr>
        <w:footnoteReference w:id="99"/>
      </w:r>
    </w:p>
    <w:p w14:paraId="046C659D" w14:textId="77777777" w:rsidR="000C2DC2" w:rsidRPr="00C51144" w:rsidRDefault="000C2DC2" w:rsidP="000C2DC2">
      <w:pPr>
        <w:rPr>
          <w:rFonts w:asciiTheme="minorBidi" w:hAnsiTheme="minorBidi"/>
          <w:lang w:val="de-CH"/>
        </w:rPr>
      </w:pPr>
      <w:r w:rsidRPr="00C51144">
        <w:rPr>
          <w:rFonts w:asciiTheme="minorBidi" w:hAnsiTheme="minorBidi"/>
          <w:lang w:val="de-CH"/>
        </w:rPr>
        <w:t>Dementsprechend wurde</w:t>
      </w:r>
      <w:r>
        <w:rPr>
          <w:rFonts w:asciiTheme="minorBidi" w:hAnsiTheme="minorBidi"/>
          <w:lang w:val="de-CH"/>
        </w:rPr>
        <w:t xml:space="preserve"> die</w:t>
      </w:r>
      <w:r w:rsidRPr="00C51144">
        <w:rPr>
          <w:rFonts w:asciiTheme="minorBidi" w:hAnsiTheme="minorBidi"/>
          <w:lang w:val="de-CH"/>
        </w:rPr>
        <w:t xml:space="preserve"> Durchführung der Faktoranalyse </w:t>
      </w:r>
      <w:r>
        <w:rPr>
          <w:rFonts w:asciiTheme="minorBidi" w:hAnsiTheme="minorBidi"/>
          <w:lang w:val="de-CH"/>
        </w:rPr>
        <w:t xml:space="preserve">in </w:t>
      </w:r>
      <w:r w:rsidRPr="00C51144">
        <w:rPr>
          <w:rFonts w:asciiTheme="minorBidi" w:hAnsiTheme="minorBidi"/>
          <w:lang w:val="de-CH"/>
        </w:rPr>
        <w:t xml:space="preserve">folgende Schritte </w:t>
      </w:r>
      <w:r>
        <w:rPr>
          <w:rFonts w:asciiTheme="minorBidi" w:hAnsiTheme="minorBidi"/>
          <w:lang w:val="de-CH"/>
        </w:rPr>
        <w:t>eingeteilt</w:t>
      </w:r>
      <w:r w:rsidRPr="00C51144">
        <w:rPr>
          <w:rFonts w:asciiTheme="minorBidi" w:hAnsiTheme="minorBidi"/>
          <w:lang w:val="de-CH"/>
        </w:rPr>
        <w:t>:</w:t>
      </w:r>
    </w:p>
    <w:p w14:paraId="4D82FCBE" w14:textId="77777777" w:rsidR="000C2DC2" w:rsidRPr="006313B9" w:rsidRDefault="000C2DC2" w:rsidP="000C2DC2">
      <w:pPr>
        <w:pStyle w:val="Aufzhlungszeichen"/>
        <w:rPr>
          <w:lang w:val="de-CH"/>
        </w:rPr>
      </w:pPr>
      <w:r w:rsidRPr="006313B9">
        <w:rPr>
          <w:lang w:val="de-CH"/>
        </w:rPr>
        <w:t>Bestimmung eines Modells</w:t>
      </w:r>
    </w:p>
    <w:p w14:paraId="3526F485" w14:textId="77777777" w:rsidR="000C2DC2" w:rsidRPr="006313B9" w:rsidRDefault="000C2DC2" w:rsidP="000C2DC2">
      <w:pPr>
        <w:pStyle w:val="Aufzhlungszeichen"/>
        <w:rPr>
          <w:lang w:val="de-CH"/>
        </w:rPr>
      </w:pPr>
      <w:r w:rsidRPr="006313B9">
        <w:rPr>
          <w:lang w:val="de-CH"/>
        </w:rPr>
        <w:t>Messung der latenten Variablen</w:t>
      </w:r>
    </w:p>
    <w:p w14:paraId="327F5095" w14:textId="77777777" w:rsidR="000C2DC2" w:rsidRPr="006313B9" w:rsidRDefault="000C2DC2" w:rsidP="000C2DC2">
      <w:pPr>
        <w:pStyle w:val="Aufzhlungszeichen"/>
        <w:rPr>
          <w:lang w:val="de-CH"/>
        </w:rPr>
      </w:pPr>
      <w:r>
        <w:rPr>
          <w:lang w:val="de-CH"/>
        </w:rPr>
        <w:t xml:space="preserve">Parametereinschätzung durch </w:t>
      </w:r>
      <w:r w:rsidRPr="006313B9">
        <w:rPr>
          <w:lang w:val="de-CH"/>
        </w:rPr>
        <w:t xml:space="preserve">Ermittlung der </w:t>
      </w:r>
      <w:r>
        <w:rPr>
          <w:lang w:val="de-CH"/>
        </w:rPr>
        <w:t>K</w:t>
      </w:r>
      <w:r w:rsidRPr="006313B9">
        <w:rPr>
          <w:lang w:val="de-CH"/>
        </w:rPr>
        <w:t xml:space="preserve">ovarianzen zwischen den Variablen </w:t>
      </w:r>
    </w:p>
    <w:p w14:paraId="59433BCB" w14:textId="77777777" w:rsidR="000C2DC2" w:rsidRPr="006313B9" w:rsidRDefault="000C2DC2" w:rsidP="000C2DC2">
      <w:pPr>
        <w:pStyle w:val="Aufzhlungszeichen"/>
        <w:rPr>
          <w:lang w:val="de-CH"/>
        </w:rPr>
      </w:pPr>
      <w:r>
        <w:rPr>
          <w:lang w:val="de-CH"/>
        </w:rPr>
        <w:t xml:space="preserve">Beurteilung Schätzergebnisse über </w:t>
      </w:r>
      <w:r w:rsidRPr="006313B9">
        <w:rPr>
          <w:lang w:val="de-CH"/>
        </w:rPr>
        <w:t xml:space="preserve">Messung von Reliabilität, konvergenten Validität und </w:t>
      </w:r>
      <w:proofErr w:type="spellStart"/>
      <w:r w:rsidRPr="006313B9">
        <w:rPr>
          <w:lang w:val="de-CH"/>
        </w:rPr>
        <w:t>diskriminanten</w:t>
      </w:r>
      <w:proofErr w:type="spellEnd"/>
      <w:r w:rsidRPr="006313B9">
        <w:rPr>
          <w:lang w:val="de-CH"/>
        </w:rPr>
        <w:t xml:space="preserve"> Validität</w:t>
      </w:r>
    </w:p>
    <w:p w14:paraId="0359C885" w14:textId="77777777" w:rsidR="000C2DC2" w:rsidRPr="006313B9" w:rsidRDefault="000C2DC2" w:rsidP="000C2DC2">
      <w:pPr>
        <w:pStyle w:val="Aufzhlungszeichen"/>
        <w:rPr>
          <w:lang w:val="de-CH"/>
        </w:rPr>
      </w:pPr>
      <w:r w:rsidRPr="006313B9">
        <w:rPr>
          <w:lang w:val="de-CH"/>
        </w:rPr>
        <w:t xml:space="preserve">Anpassung des Modells, um den zugrundeliegenden Daten zu entsprechen </w:t>
      </w:r>
    </w:p>
    <w:p w14:paraId="266E4DC4" w14:textId="77777777" w:rsidR="000C2DC2" w:rsidRPr="006313B9" w:rsidRDefault="000C2DC2" w:rsidP="000C2DC2">
      <w:pPr>
        <w:pStyle w:val="Aufzhlungszeichen"/>
        <w:rPr>
          <w:lang w:val="de-CH"/>
        </w:rPr>
      </w:pPr>
      <w:r w:rsidRPr="006313B9">
        <w:rPr>
          <w:lang w:val="de-CH"/>
        </w:rPr>
        <w:t>Bewertung der Modelleignung durch statistische Messwerte</w:t>
      </w:r>
    </w:p>
    <w:p w14:paraId="70AA1B90" w14:textId="77777777" w:rsidR="000C2DC2" w:rsidRPr="00A952C0" w:rsidRDefault="000C2DC2" w:rsidP="000C2DC2">
      <w:pPr>
        <w:pStyle w:val="Aufzhlungszeichen"/>
        <w:rPr>
          <w:lang w:val="de-CH"/>
        </w:rPr>
      </w:pPr>
      <w:r w:rsidRPr="006313B9">
        <w:rPr>
          <w:lang w:val="de-CH"/>
        </w:rPr>
        <w:t>Vergleich mit anderen Modellen</w:t>
      </w:r>
    </w:p>
    <w:p w14:paraId="48F04877" w14:textId="77777777" w:rsidR="000C2DC2" w:rsidRPr="00922270" w:rsidRDefault="000C2DC2" w:rsidP="000C2DC2">
      <w:pPr>
        <w:rPr>
          <w:lang w:val="de-CH"/>
        </w:rPr>
      </w:pPr>
      <w:r>
        <w:rPr>
          <w:lang w:val="de-CH"/>
        </w:rPr>
        <w:t xml:space="preserve">Die </w:t>
      </w:r>
      <w:proofErr w:type="spellStart"/>
      <w:r>
        <w:rPr>
          <w:rFonts w:asciiTheme="minorBidi" w:hAnsiTheme="minorBidi"/>
          <w:lang w:val="de-CH"/>
        </w:rPr>
        <w:t>Konfi</w:t>
      </w:r>
      <w:r w:rsidRPr="00C51144">
        <w:rPr>
          <w:rFonts w:asciiTheme="minorBidi" w:hAnsiTheme="minorBidi"/>
          <w:lang w:val="de-CH"/>
        </w:rPr>
        <w:t>rmatorische</w:t>
      </w:r>
      <w:proofErr w:type="spellEnd"/>
      <w:r w:rsidRPr="00C51144">
        <w:rPr>
          <w:rFonts w:asciiTheme="minorBidi" w:hAnsiTheme="minorBidi"/>
          <w:lang w:val="de-CH"/>
        </w:rPr>
        <w:t xml:space="preserve"> Faktoranalyse</w:t>
      </w:r>
      <w:r>
        <w:rPr>
          <w:rFonts w:asciiTheme="minorBidi" w:hAnsiTheme="minorBidi"/>
          <w:lang w:val="de-CH"/>
        </w:rPr>
        <w:t xml:space="preserve"> wurde mit der </w:t>
      </w:r>
      <w:r w:rsidRPr="00541AD9">
        <w:rPr>
          <w:rFonts w:asciiTheme="minorBidi" w:hAnsiTheme="minorBidi"/>
          <w:lang w:val="de-CH"/>
        </w:rPr>
        <w:t>Statistiksoftware</w:t>
      </w:r>
      <w:r>
        <w:rPr>
          <w:rFonts w:asciiTheme="minorBidi" w:hAnsiTheme="minorBidi"/>
          <w:lang w:val="de-CH"/>
        </w:rPr>
        <w:t xml:space="preserve"> R-Studio durchgeführt.</w:t>
      </w:r>
      <w:r>
        <w:rPr>
          <w:lang w:val="de-CH"/>
        </w:rPr>
        <w:t xml:space="preserve"> </w:t>
      </w:r>
      <w:r w:rsidRPr="00922270">
        <w:rPr>
          <w:lang w:val="de-CH"/>
        </w:rPr>
        <w:t xml:space="preserve">Mithilfe von </w:t>
      </w:r>
      <w:proofErr w:type="spellStart"/>
      <w:r w:rsidRPr="00922270">
        <w:rPr>
          <w:lang w:val="de-CH"/>
        </w:rPr>
        <w:t>Lavaan</w:t>
      </w:r>
      <w:proofErr w:type="spellEnd"/>
      <w:r w:rsidRPr="00922270">
        <w:rPr>
          <w:lang w:val="de-CH"/>
        </w:rPr>
        <w:t xml:space="preserve">, einer Erweiterung für die Programmiersprache R, lässt sich eine strukturelle Modellierung von Gleichungen </w:t>
      </w:r>
      <w:r>
        <w:rPr>
          <w:lang w:val="de-CH"/>
        </w:rPr>
        <w:t>erstellen, die</w:t>
      </w:r>
      <w:r w:rsidRPr="00922270">
        <w:rPr>
          <w:lang w:val="de-CH"/>
        </w:rPr>
        <w:t xml:space="preserve"> insbesondere bei einer Faktoranalyse von Bedeutung</w:t>
      </w:r>
      <w:r>
        <w:rPr>
          <w:lang w:val="de-CH"/>
        </w:rPr>
        <w:t xml:space="preserve"> sind</w:t>
      </w:r>
      <w:r w:rsidRPr="00922270">
        <w:rPr>
          <w:lang w:val="de-CH"/>
        </w:rPr>
        <w:t>.</w:t>
      </w:r>
      <w:r>
        <w:rPr>
          <w:rStyle w:val="Funotenzeichen"/>
          <w:lang w:val="de-CH"/>
        </w:rPr>
        <w:footnoteReference w:id="100"/>
      </w:r>
      <w:r>
        <w:rPr>
          <w:lang w:val="de-CH"/>
        </w:rPr>
        <w:t xml:space="preserve"> </w:t>
      </w:r>
      <w:r w:rsidRPr="00922270">
        <w:rPr>
          <w:lang w:val="de-CH"/>
        </w:rPr>
        <w:t>Für diesen Zweck wurde die hierfür vorgesehene CFA Methode angewendet. Diese beinhaltet, wie im folgenden Code zu sehen, das Modell als erstes Argument und die zugrundeliegenden Daten als zweites Argument.</w:t>
      </w:r>
      <w:r>
        <w:rPr>
          <w:rStyle w:val="Funotenzeichen"/>
          <w:lang w:val="de-CH"/>
        </w:rPr>
        <w:footnoteReference w:id="101"/>
      </w:r>
      <w:r w:rsidRPr="00922270">
        <w:rPr>
          <w:lang w:val="de-CH"/>
        </w:rPr>
        <w:t xml:space="preserve"> </w:t>
      </w:r>
    </w:p>
    <w:p w14:paraId="4518DF76" w14:textId="77777777" w:rsidR="000C2DC2" w:rsidRPr="00922270" w:rsidRDefault="000C2DC2" w:rsidP="000C2DC2">
      <w:pPr>
        <w:rPr>
          <w:lang w:val="de-CH"/>
        </w:rPr>
      </w:pPr>
      <w:r w:rsidRPr="00922270">
        <w:rPr>
          <w:lang w:val="de-CH"/>
        </w:rPr>
        <w:t xml:space="preserve">Mithilfe der Summary Methode ließen sich alle benötigten Messwerte erzeugen, um die Eignung des Modells bewerten zu können (siehe </w:t>
      </w:r>
      <w:proofErr w:type="spellStart"/>
      <w:r w:rsidRPr="00922270">
        <w:rPr>
          <w:lang w:val="de-CH"/>
        </w:rPr>
        <w:t>code</w:t>
      </w:r>
      <w:proofErr w:type="spellEnd"/>
      <w:r w:rsidRPr="00922270">
        <w:rPr>
          <w:lang w:val="de-CH"/>
        </w:rPr>
        <w:t xml:space="preserve"> Appendix).</w:t>
      </w:r>
    </w:p>
    <w:p w14:paraId="664190B9" w14:textId="77777777" w:rsidR="000C2DC2" w:rsidRPr="00922270" w:rsidRDefault="000C2DC2" w:rsidP="000C2DC2">
      <w:pPr>
        <w:rPr>
          <w:lang w:val="de-CH"/>
        </w:rPr>
      </w:pPr>
      <w:r w:rsidRPr="00922270">
        <w:rPr>
          <w:lang w:val="de-CH"/>
        </w:rPr>
        <w:t>Hierbei wurden</w:t>
      </w:r>
      <w:r>
        <w:rPr>
          <w:lang w:val="de-CH"/>
        </w:rPr>
        <w:t xml:space="preserve"> </w:t>
      </w:r>
      <w:r w:rsidRPr="00922270">
        <w:rPr>
          <w:lang w:val="de-CH"/>
        </w:rPr>
        <w:t xml:space="preserve">die von </w:t>
      </w:r>
      <w:proofErr w:type="spellStart"/>
      <w:r w:rsidRPr="00922270">
        <w:rPr>
          <w:lang w:val="de-CH"/>
        </w:rPr>
        <w:t>Bentler</w:t>
      </w:r>
      <w:proofErr w:type="spellEnd"/>
      <w:r w:rsidRPr="00922270">
        <w:rPr>
          <w:lang w:val="de-CH"/>
        </w:rPr>
        <w:t xml:space="preserve"> und Hu dargelegten Güter-der-Anpassung Statistiken herangezogen. Insbesondere kamen die Wurzel aus dem mittleren Quadrant</w:t>
      </w:r>
      <w:r>
        <w:rPr>
          <w:lang w:val="de-CH"/>
        </w:rPr>
        <w:t>en</w:t>
      </w:r>
      <w:r w:rsidRPr="00922270">
        <w:rPr>
          <w:lang w:val="de-CH"/>
        </w:rPr>
        <w:t xml:space="preserve"> des Approximationsfehlers (RSMEA</w:t>
      </w:r>
      <w:r>
        <w:rPr>
          <w:lang w:val="de-CH"/>
        </w:rPr>
        <w:t xml:space="preserve">, </w:t>
      </w:r>
      <w:r w:rsidRPr="003934EE">
        <w:rPr>
          <w:lang w:val="de-CH"/>
        </w:rPr>
        <w:t xml:space="preserve">Root </w:t>
      </w:r>
      <w:proofErr w:type="spellStart"/>
      <w:r w:rsidRPr="003934EE">
        <w:rPr>
          <w:lang w:val="de-CH"/>
        </w:rPr>
        <w:t>Mean</w:t>
      </w:r>
      <w:proofErr w:type="spellEnd"/>
      <w:r w:rsidRPr="003934EE">
        <w:rPr>
          <w:lang w:val="de-CH"/>
        </w:rPr>
        <w:t xml:space="preserve"> Square Error </w:t>
      </w:r>
      <w:proofErr w:type="spellStart"/>
      <w:r w:rsidRPr="003934EE">
        <w:rPr>
          <w:lang w:val="de-CH"/>
        </w:rPr>
        <w:t>of</w:t>
      </w:r>
      <w:proofErr w:type="spellEnd"/>
      <w:r w:rsidRPr="003934EE">
        <w:rPr>
          <w:lang w:val="de-CH"/>
        </w:rPr>
        <w:t xml:space="preserve"> Approximation</w:t>
      </w:r>
      <w:r w:rsidRPr="00922270">
        <w:rPr>
          <w:lang w:val="de-CH"/>
        </w:rPr>
        <w:t xml:space="preserve">), der </w:t>
      </w:r>
      <w:r w:rsidRPr="00922270">
        <w:rPr>
          <w:lang w:val="de-CH"/>
        </w:rPr>
        <w:lastRenderedPageBreak/>
        <w:t>Komparative Anpa</w:t>
      </w:r>
      <w:r>
        <w:rPr>
          <w:lang w:val="de-CH"/>
        </w:rPr>
        <w:t>s</w:t>
      </w:r>
      <w:r w:rsidRPr="00922270">
        <w:rPr>
          <w:lang w:val="de-CH"/>
        </w:rPr>
        <w:t>sungsindex (CFI</w:t>
      </w:r>
      <w:r>
        <w:rPr>
          <w:lang w:val="de-CH"/>
        </w:rPr>
        <w:t xml:space="preserve">, </w:t>
      </w:r>
      <w:proofErr w:type="spellStart"/>
      <w:r>
        <w:t>Comparative</w:t>
      </w:r>
      <w:proofErr w:type="spellEnd"/>
      <w:r>
        <w:t xml:space="preserve"> Fit Index</w:t>
      </w:r>
      <w:r w:rsidRPr="00922270">
        <w:rPr>
          <w:lang w:val="de-CH"/>
        </w:rPr>
        <w:t>) und der Tucker-Lewis-Index (TLI) zur Anwendung.</w:t>
      </w:r>
      <w:r>
        <w:rPr>
          <w:rStyle w:val="Funotenzeichen"/>
          <w:lang w:val="de-CH"/>
        </w:rPr>
        <w:footnoteReference w:id="102"/>
      </w:r>
    </w:p>
    <w:p w14:paraId="7C5A07C2" w14:textId="77777777" w:rsidR="000C2DC2" w:rsidRPr="00922270" w:rsidRDefault="000C2DC2" w:rsidP="000C2DC2">
      <w:pPr>
        <w:rPr>
          <w:lang w:val="de-CH"/>
        </w:rPr>
      </w:pPr>
      <w:r w:rsidRPr="00922270">
        <w:rPr>
          <w:lang w:val="de-CH"/>
        </w:rPr>
        <w:t xml:space="preserve">Zur </w:t>
      </w:r>
      <w:r>
        <w:rPr>
          <w:lang w:val="de-CH"/>
        </w:rPr>
        <w:t>Überprüfung</w:t>
      </w:r>
      <w:r w:rsidRPr="00922270">
        <w:rPr>
          <w:lang w:val="de-CH"/>
        </w:rPr>
        <w:t xml:space="preserve"> der Hypothesen ist im Rahmen der statistischen Auswertung folgendermaßen vorgegangen worden:</w:t>
      </w:r>
    </w:p>
    <w:p w14:paraId="24E895AA" w14:textId="77777777" w:rsidR="000C2DC2" w:rsidRPr="00922270" w:rsidRDefault="000C2DC2" w:rsidP="000C2DC2">
      <w:pPr>
        <w:pStyle w:val="Aufzhlungszeichen"/>
        <w:rPr>
          <w:lang w:val="de-CH"/>
        </w:rPr>
      </w:pPr>
      <w:r w:rsidRPr="00922270">
        <w:rPr>
          <w:lang w:val="de-CH"/>
        </w:rPr>
        <w:t>Prüfung und Auswahl eines geeigneten Modells durch CFA</w:t>
      </w:r>
    </w:p>
    <w:p w14:paraId="09C25BB9" w14:textId="77777777" w:rsidR="000C2DC2" w:rsidRPr="00922270" w:rsidRDefault="000C2DC2" w:rsidP="000C2DC2">
      <w:pPr>
        <w:pStyle w:val="Aufzhlungszeichen"/>
        <w:rPr>
          <w:lang w:val="de-CH"/>
        </w:rPr>
      </w:pPr>
      <w:r w:rsidRPr="00922270">
        <w:rPr>
          <w:lang w:val="de-CH"/>
        </w:rPr>
        <w:t xml:space="preserve">Identifizierung und Entfernung von Ausreißern mit Perzentil Methode </w:t>
      </w:r>
    </w:p>
    <w:p w14:paraId="00458E32" w14:textId="77777777" w:rsidR="000C2DC2" w:rsidRPr="00922270" w:rsidRDefault="000C2DC2" w:rsidP="000C2DC2">
      <w:pPr>
        <w:pStyle w:val="Aufzhlungszeichen"/>
        <w:rPr>
          <w:lang w:val="de-CH"/>
        </w:rPr>
      </w:pPr>
      <w:r w:rsidRPr="00922270">
        <w:rPr>
          <w:lang w:val="de-CH"/>
        </w:rPr>
        <w:t xml:space="preserve">T-Test </w:t>
      </w:r>
      <w:r>
        <w:rPr>
          <w:lang w:val="de-CH"/>
        </w:rPr>
        <w:t>zur Feststellung</w:t>
      </w:r>
      <w:r w:rsidRPr="00922270">
        <w:rPr>
          <w:lang w:val="de-CH"/>
        </w:rPr>
        <w:t xml:space="preserve"> </w:t>
      </w:r>
      <w:r>
        <w:rPr>
          <w:lang w:val="de-CH"/>
        </w:rPr>
        <w:t xml:space="preserve">von </w:t>
      </w:r>
      <w:r w:rsidRPr="00922270">
        <w:rPr>
          <w:lang w:val="de-CH"/>
        </w:rPr>
        <w:t>Unterschiede</w:t>
      </w:r>
      <w:r>
        <w:rPr>
          <w:lang w:val="de-CH"/>
        </w:rPr>
        <w:t>n</w:t>
      </w:r>
      <w:r w:rsidRPr="00922270">
        <w:rPr>
          <w:lang w:val="de-CH"/>
        </w:rPr>
        <w:t xml:space="preserve"> bei den unabhängigen Faktoren </w:t>
      </w:r>
    </w:p>
    <w:p w14:paraId="076CBA4E" w14:textId="77777777" w:rsidR="000C2DC2" w:rsidRPr="00922270" w:rsidRDefault="000C2DC2" w:rsidP="000C2DC2">
      <w:pPr>
        <w:pStyle w:val="Aufzhlungszeichen"/>
        <w:rPr>
          <w:lang w:val="de-CH"/>
        </w:rPr>
      </w:pPr>
      <w:r w:rsidRPr="00922270">
        <w:rPr>
          <w:lang w:val="de-CH"/>
        </w:rPr>
        <w:t>Lineare und binärlogistische Regressionsmodell</w:t>
      </w:r>
    </w:p>
    <w:p w14:paraId="71340745" w14:textId="77777777" w:rsidR="000C2DC2" w:rsidRPr="00922270" w:rsidRDefault="000C2DC2" w:rsidP="000C2DC2">
      <w:pPr>
        <w:pStyle w:val="Aufzhlungszeichen"/>
        <w:rPr>
          <w:lang w:val="de-CH"/>
        </w:rPr>
      </w:pPr>
      <w:r w:rsidRPr="00922270">
        <w:rPr>
          <w:lang w:val="de-CH"/>
        </w:rPr>
        <w:t>Korrelationsmatrix</w:t>
      </w:r>
    </w:p>
    <w:p w14:paraId="7407CE7A" w14:textId="77777777" w:rsidR="000C2DC2" w:rsidRPr="00EE7DBB" w:rsidRDefault="000C2DC2" w:rsidP="000C2DC2">
      <w:pPr>
        <w:pStyle w:val="Aufzhlungszeichen"/>
        <w:rPr>
          <w:lang w:val="de-CH"/>
        </w:rPr>
      </w:pPr>
      <w:r w:rsidRPr="00922270">
        <w:rPr>
          <w:lang w:val="de-CH"/>
        </w:rPr>
        <w:t xml:space="preserve">3-Faktorielle </w:t>
      </w:r>
      <w:proofErr w:type="spellStart"/>
      <w:r w:rsidRPr="00922270">
        <w:rPr>
          <w:lang w:val="de-CH"/>
        </w:rPr>
        <w:t>Anova</w:t>
      </w:r>
      <w:proofErr w:type="spellEnd"/>
    </w:p>
    <w:p w14:paraId="6A8908F1" w14:textId="77777777" w:rsidR="000C2DC2" w:rsidRPr="001766BC" w:rsidRDefault="000C2DC2" w:rsidP="000C2DC2">
      <w:pPr>
        <w:pStyle w:val="berschrift3"/>
        <w:rPr>
          <w:rFonts w:asciiTheme="minorBidi" w:hAnsiTheme="minorBidi"/>
          <w:lang w:val="de-CH"/>
        </w:rPr>
      </w:pPr>
      <w:bookmarkStart w:id="68" w:name="_Toc77703340"/>
      <w:r>
        <w:t xml:space="preserve">Qualitative Inhaltsanalyse nach </w:t>
      </w:r>
      <w:proofErr w:type="spellStart"/>
      <w:r>
        <w:t>Mayring</w:t>
      </w:r>
      <w:proofErr w:type="spellEnd"/>
      <w:r>
        <w:t xml:space="preserve"> mit MAXQDA</w:t>
      </w:r>
      <w:bookmarkEnd w:id="68"/>
      <w:r w:rsidRPr="00A76036" w:rsidDel="003677E0">
        <w:rPr>
          <w:rFonts w:cstheme="minorBidi"/>
        </w:rPr>
        <w:t xml:space="preserve"> </w:t>
      </w:r>
      <w:bookmarkStart w:id="69" w:name="_Toc77703341"/>
      <w:r w:rsidRPr="00A76036">
        <w:rPr>
          <w:rFonts w:asciiTheme="minorBidi" w:hAnsiTheme="minorBidi" w:cstheme="minorBidi"/>
        </w:rPr>
        <w:t>Qualitative</w:t>
      </w:r>
      <w:r w:rsidRPr="001766BC">
        <w:rPr>
          <w:rFonts w:asciiTheme="minorBidi" w:hAnsiTheme="minorBidi"/>
          <w:lang w:val="de-CH"/>
        </w:rPr>
        <w:t xml:space="preserve"> Inhaltsanalyse</w:t>
      </w:r>
      <w:r>
        <w:rPr>
          <w:rFonts w:asciiTheme="minorBidi" w:hAnsiTheme="minorBidi"/>
          <w:lang w:val="de-CH"/>
        </w:rPr>
        <w:t xml:space="preserve"> mit MAXQDA</w:t>
      </w:r>
      <w:bookmarkEnd w:id="69"/>
      <w:r>
        <w:rPr>
          <w:rFonts w:asciiTheme="minorBidi" w:hAnsiTheme="minorBidi"/>
          <w:lang w:val="de-CH"/>
        </w:rPr>
        <w:t xml:space="preserve"> </w:t>
      </w:r>
      <w:r w:rsidRPr="001766BC">
        <w:rPr>
          <w:rFonts w:asciiTheme="minorBidi" w:hAnsiTheme="minorBidi"/>
          <w:lang w:val="de-CH"/>
        </w:rPr>
        <w:t xml:space="preserve"> </w:t>
      </w:r>
    </w:p>
    <w:p w14:paraId="2628F1AD" w14:textId="77777777" w:rsidR="000C2DC2" w:rsidRPr="001766BC" w:rsidRDefault="000C2DC2" w:rsidP="000C2DC2">
      <w:pPr>
        <w:rPr>
          <w:rFonts w:asciiTheme="minorBidi" w:hAnsiTheme="minorBidi"/>
          <w:lang w:val="de-CH"/>
        </w:rPr>
      </w:pPr>
      <w:r w:rsidRPr="001766BC">
        <w:rPr>
          <w:rFonts w:asciiTheme="minorBidi" w:hAnsiTheme="minorBidi"/>
          <w:lang w:val="de-CH"/>
        </w:rPr>
        <w:t xml:space="preserve">Um die </w:t>
      </w:r>
      <w:r>
        <w:rPr>
          <w:rFonts w:asciiTheme="minorBidi" w:hAnsiTheme="minorBidi"/>
          <w:lang w:val="de-CH"/>
        </w:rPr>
        <w:t xml:space="preserve">Ergebnisse der </w:t>
      </w:r>
      <w:r w:rsidRPr="001766BC">
        <w:rPr>
          <w:rFonts w:asciiTheme="minorBidi" w:hAnsiTheme="minorBidi"/>
          <w:lang w:val="de-CH"/>
        </w:rPr>
        <w:t>offenen Fragen</w:t>
      </w:r>
      <w:r>
        <w:rPr>
          <w:rFonts w:asciiTheme="minorBidi" w:hAnsiTheme="minorBidi"/>
          <w:lang w:val="de-CH"/>
        </w:rPr>
        <w:t xml:space="preserve"> </w:t>
      </w:r>
      <w:r w:rsidRPr="001766BC">
        <w:rPr>
          <w:rFonts w:asciiTheme="minorBidi" w:hAnsiTheme="minorBidi"/>
          <w:lang w:val="de-CH"/>
        </w:rPr>
        <w:t xml:space="preserve">der Feldstudie </w:t>
      </w:r>
      <w:r>
        <w:rPr>
          <w:rFonts w:asciiTheme="minorBidi" w:hAnsiTheme="minorBidi"/>
          <w:lang w:val="de-CH"/>
        </w:rPr>
        <w:t>zusammenzufassen</w:t>
      </w:r>
      <w:r w:rsidRPr="001766BC">
        <w:rPr>
          <w:rFonts w:asciiTheme="minorBidi" w:hAnsiTheme="minorBidi"/>
          <w:lang w:val="de-CH"/>
        </w:rPr>
        <w:t xml:space="preserve">, wurde </w:t>
      </w:r>
      <w:r>
        <w:rPr>
          <w:rFonts w:asciiTheme="minorBidi" w:hAnsiTheme="minorBidi"/>
          <w:lang w:val="de-CH"/>
        </w:rPr>
        <w:t>das Verfahren der</w:t>
      </w:r>
      <w:r w:rsidRPr="001766BC">
        <w:rPr>
          <w:rFonts w:asciiTheme="minorBidi" w:hAnsiTheme="minorBidi"/>
          <w:lang w:val="de-CH"/>
        </w:rPr>
        <w:t xml:space="preserve"> qualitative</w:t>
      </w:r>
      <w:r>
        <w:rPr>
          <w:rFonts w:asciiTheme="minorBidi" w:hAnsiTheme="minorBidi"/>
          <w:lang w:val="de-CH"/>
        </w:rPr>
        <w:t>n</w:t>
      </w:r>
      <w:r w:rsidRPr="001766BC">
        <w:rPr>
          <w:rFonts w:asciiTheme="minorBidi" w:hAnsiTheme="minorBidi"/>
          <w:lang w:val="de-CH"/>
        </w:rPr>
        <w:t xml:space="preserve"> Inhaltsanalyse nach </w:t>
      </w:r>
      <w:proofErr w:type="spellStart"/>
      <w:r w:rsidRPr="001766BC">
        <w:rPr>
          <w:rFonts w:asciiTheme="minorBidi" w:hAnsiTheme="minorBidi"/>
          <w:lang w:val="de-CH"/>
        </w:rPr>
        <w:t>Mayring</w:t>
      </w:r>
      <w:proofErr w:type="spellEnd"/>
      <w:r w:rsidRPr="001766BC">
        <w:rPr>
          <w:rFonts w:asciiTheme="minorBidi" w:hAnsiTheme="minorBidi"/>
          <w:lang w:val="de-CH"/>
        </w:rPr>
        <w:t xml:space="preserve"> angewendet</w:t>
      </w:r>
      <w:r>
        <w:rPr>
          <w:rFonts w:asciiTheme="minorBidi" w:hAnsiTheme="minorBidi"/>
          <w:lang w:val="de-CH"/>
        </w:rPr>
        <w:t xml:space="preserve"> und </w:t>
      </w:r>
      <w:r>
        <w:t>anhand eines umfangreichen Kategoriensystems ausgewertet.</w:t>
      </w:r>
      <w:r>
        <w:rPr>
          <w:rStyle w:val="Funotenzeichen"/>
          <w:rFonts w:asciiTheme="minorBidi" w:hAnsiTheme="minorBidi"/>
          <w:lang w:val="de-CH"/>
        </w:rPr>
        <w:footnoteReference w:id="103"/>
      </w:r>
      <w:r>
        <w:rPr>
          <w:rFonts w:asciiTheme="minorBidi" w:hAnsiTheme="minorBidi"/>
          <w:lang w:val="de-CH"/>
        </w:rPr>
        <w:t xml:space="preserve"> </w:t>
      </w:r>
      <w:r w:rsidRPr="001766BC">
        <w:rPr>
          <w:rFonts w:asciiTheme="minorBidi" w:hAnsiTheme="minorBidi"/>
          <w:lang w:val="de-CH"/>
        </w:rPr>
        <w:t>D</w:t>
      </w:r>
      <w:r>
        <w:rPr>
          <w:rFonts w:asciiTheme="minorBidi" w:hAnsiTheme="minorBidi"/>
          <w:lang w:val="de-CH"/>
        </w:rPr>
        <w:t>er Grundgedanke</w:t>
      </w:r>
      <w:r w:rsidRPr="001766BC">
        <w:rPr>
          <w:rFonts w:asciiTheme="minorBidi" w:hAnsiTheme="minorBidi"/>
          <w:lang w:val="de-CH"/>
        </w:rPr>
        <w:t xml:space="preserve"> dieser Methodik besteht darin, die qualitativen Daten zu quantifizieren, ohne dabei durch vorschnelles Vorgehen den Weg zur Quantifizierung zu verbauen. Im Vordergrund liegt dabei das Zerlegen des Analyseablaufs in einzelne Schritte.</w:t>
      </w:r>
      <w:r>
        <w:rPr>
          <w:rStyle w:val="Funotenzeichen"/>
          <w:rFonts w:asciiTheme="minorBidi" w:hAnsiTheme="minorBidi"/>
          <w:lang w:val="de-CH"/>
        </w:rPr>
        <w:footnoteReference w:id="104"/>
      </w:r>
      <w:r w:rsidRPr="001766BC">
        <w:rPr>
          <w:rFonts w:asciiTheme="minorBidi" w:hAnsiTheme="minorBidi"/>
          <w:lang w:val="de-CH"/>
        </w:rPr>
        <w:t xml:space="preserve"> </w:t>
      </w:r>
    </w:p>
    <w:p w14:paraId="0BCC3173" w14:textId="05C840AC" w:rsidR="000C2DC2" w:rsidRDefault="000C2DC2" w:rsidP="000C2DC2">
      <w:pPr>
        <w:rPr>
          <w:rFonts w:asciiTheme="minorBidi" w:hAnsiTheme="minorBidi"/>
          <w:lang w:val="de-CH"/>
        </w:rPr>
      </w:pPr>
      <w:r>
        <w:rPr>
          <w:rFonts w:asciiTheme="minorBidi" w:hAnsiTheme="minorBidi"/>
          <w:lang w:val="de-CH"/>
        </w:rPr>
        <w:t>Für die inhaltsanalytische Vorgehensweise</w:t>
      </w:r>
      <w:r w:rsidRPr="001766BC">
        <w:rPr>
          <w:rFonts w:asciiTheme="minorBidi" w:hAnsiTheme="minorBidi"/>
          <w:lang w:val="de-CH"/>
        </w:rPr>
        <w:t xml:space="preserve"> wurde die Methode der induktiven Kategorienbildung angewendet. Hierbei handelt es sich um ein Auswahlkriterium, das festlegt welches Material für die Definition der Kategorien verwendet werden soll.</w:t>
      </w:r>
      <w:r>
        <w:rPr>
          <w:rStyle w:val="Funotenzeichen"/>
          <w:rFonts w:asciiTheme="minorBidi" w:hAnsiTheme="minorBidi"/>
          <w:lang w:val="de-CH"/>
        </w:rPr>
        <w:footnoteReference w:id="105"/>
      </w:r>
      <w:r w:rsidRPr="001766BC">
        <w:rPr>
          <w:rFonts w:asciiTheme="minorBidi" w:hAnsiTheme="minorBidi"/>
          <w:lang w:val="de-CH"/>
        </w:rPr>
        <w:t xml:space="preserve"> </w:t>
      </w:r>
      <w:r>
        <w:rPr>
          <w:rFonts w:asciiTheme="minorBidi" w:hAnsiTheme="minorBidi"/>
          <w:lang w:val="de-CH"/>
        </w:rPr>
        <w:t>Die</w:t>
      </w:r>
      <w:r w:rsidRPr="001766BC">
        <w:rPr>
          <w:rFonts w:asciiTheme="minorBidi" w:hAnsiTheme="minorBidi"/>
          <w:lang w:val="de-CH"/>
        </w:rPr>
        <w:t xml:space="preserve"> </w:t>
      </w:r>
      <w:r>
        <w:rPr>
          <w:rFonts w:asciiTheme="minorBidi" w:hAnsiTheme="minorBidi"/>
          <w:lang w:val="de-CH"/>
        </w:rPr>
        <w:t>nach</w:t>
      </w:r>
      <w:r w:rsidRPr="001766BC">
        <w:rPr>
          <w:rFonts w:asciiTheme="minorBidi" w:hAnsiTheme="minorBidi"/>
          <w:lang w:val="de-CH"/>
        </w:rPr>
        <w:t xml:space="preserve">folgende Abbildung </w:t>
      </w:r>
      <w:r>
        <w:rPr>
          <w:rFonts w:asciiTheme="minorBidi" w:hAnsiTheme="minorBidi"/>
          <w:lang w:val="de-CH"/>
        </w:rPr>
        <w:t>veranschaulicht</w:t>
      </w:r>
      <w:r w:rsidRPr="001766BC">
        <w:rPr>
          <w:rFonts w:asciiTheme="minorBidi" w:hAnsiTheme="minorBidi"/>
          <w:lang w:val="de-CH"/>
        </w:rPr>
        <w:t xml:space="preserve"> diese</w:t>
      </w:r>
      <w:r>
        <w:rPr>
          <w:rFonts w:asciiTheme="minorBidi" w:hAnsiTheme="minorBidi"/>
          <w:lang w:val="de-CH"/>
        </w:rPr>
        <w:t>n</w:t>
      </w:r>
      <w:r w:rsidRPr="001766BC">
        <w:rPr>
          <w:rFonts w:asciiTheme="minorBidi" w:hAnsiTheme="minorBidi"/>
          <w:lang w:val="de-CH"/>
        </w:rPr>
        <w:t xml:space="preserve"> mehrstufige</w:t>
      </w:r>
      <w:r>
        <w:rPr>
          <w:rFonts w:asciiTheme="minorBidi" w:hAnsiTheme="minorBidi"/>
          <w:lang w:val="de-CH"/>
        </w:rPr>
        <w:t>n</w:t>
      </w:r>
      <w:r w:rsidRPr="001766BC">
        <w:rPr>
          <w:rFonts w:asciiTheme="minorBidi" w:hAnsiTheme="minorBidi"/>
          <w:lang w:val="de-CH"/>
        </w:rPr>
        <w:t xml:space="preserve"> </w:t>
      </w:r>
      <w:r>
        <w:rPr>
          <w:rFonts w:asciiTheme="minorBidi" w:hAnsiTheme="minorBidi"/>
          <w:lang w:val="de-CH"/>
        </w:rPr>
        <w:t>Ablaufp</w:t>
      </w:r>
      <w:r w:rsidRPr="001766BC">
        <w:rPr>
          <w:rFonts w:asciiTheme="minorBidi" w:hAnsiTheme="minorBidi"/>
          <w:lang w:val="de-CH"/>
        </w:rPr>
        <w:t>rozess.</w:t>
      </w:r>
    </w:p>
    <w:p w14:paraId="6E65B11E" w14:textId="77777777" w:rsidR="00173484" w:rsidRPr="00D26D8F" w:rsidRDefault="00173484" w:rsidP="000C2DC2">
      <w:pPr>
        <w:rPr>
          <w:rFonts w:asciiTheme="minorBidi" w:hAnsiTheme="minorBidi"/>
          <w:lang w:val="de-CH"/>
        </w:rPr>
      </w:pPr>
    </w:p>
    <w:p w14:paraId="3391B3B6" w14:textId="77777777" w:rsidR="000C2DC2" w:rsidRPr="00D26D8F" w:rsidRDefault="000C2DC2" w:rsidP="000C2DC2">
      <w:pPr>
        <w:rPr>
          <w:rFonts w:asciiTheme="minorBidi" w:hAnsiTheme="minorBidi"/>
          <w:lang w:val="de-CH"/>
        </w:rPr>
      </w:pPr>
      <w:r w:rsidRPr="00D95863">
        <w:rPr>
          <w:rFonts w:cs="Arial"/>
          <w:noProof/>
          <w:lang w:val="de-CH" w:eastAsia="de-CH"/>
        </w:rPr>
        <w:lastRenderedPageBreak/>
        <w:drawing>
          <wp:anchor distT="0" distB="0" distL="114300" distR="114300" simplePos="0" relativeHeight="251660288" behindDoc="0" locked="0" layoutInCell="1" allowOverlap="0" wp14:anchorId="2FE35351" wp14:editId="4F538B8A">
            <wp:simplePos x="0" y="0"/>
            <wp:positionH relativeFrom="column">
              <wp:posOffset>1469390</wp:posOffset>
            </wp:positionH>
            <wp:positionV relativeFrom="paragraph">
              <wp:posOffset>311964</wp:posOffset>
            </wp:positionV>
            <wp:extent cx="2709545" cy="4074160"/>
            <wp:effectExtent l="0" t="0" r="0" b="2540"/>
            <wp:wrapTopAndBottom/>
            <wp:docPr id="2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09545" cy="4074160"/>
                    </a:xfrm>
                    <a:prstGeom prst="rect">
                      <a:avLst/>
                    </a:prstGeom>
                  </pic:spPr>
                </pic:pic>
              </a:graphicData>
            </a:graphic>
            <wp14:sizeRelH relativeFrom="margin">
              <wp14:pctWidth>0</wp14:pctWidth>
            </wp14:sizeRelH>
            <wp14:sizeRelV relativeFrom="margin">
              <wp14:pctHeight>0</wp14:pctHeight>
            </wp14:sizeRelV>
          </wp:anchor>
        </w:drawing>
      </w:r>
    </w:p>
    <w:p w14:paraId="3D99DB58" w14:textId="77777777" w:rsidR="00A51A14" w:rsidRDefault="00A51A14" w:rsidP="000C2DC2">
      <w:pPr>
        <w:pStyle w:val="Beschriftung"/>
      </w:pPr>
      <w:bookmarkStart w:id="70" w:name="_Toc76333294"/>
    </w:p>
    <w:p w14:paraId="77A82A06" w14:textId="2FE6A021" w:rsidR="000C2DC2" w:rsidRPr="00CF12B3" w:rsidRDefault="000C2DC2" w:rsidP="000C2DC2">
      <w:pPr>
        <w:pStyle w:val="Beschriftung"/>
      </w:pPr>
      <w:r w:rsidRPr="00CF12B3">
        <w:t xml:space="preserve">Abbildung </w:t>
      </w:r>
      <w:r w:rsidR="00D94DC2">
        <w:fldChar w:fldCharType="begin"/>
      </w:r>
      <w:r w:rsidR="00D94DC2">
        <w:instrText xml:space="preserve"> SEQ Abbildung \* ARABIC </w:instrText>
      </w:r>
      <w:r w:rsidR="00D94DC2">
        <w:fldChar w:fldCharType="separate"/>
      </w:r>
      <w:r>
        <w:rPr>
          <w:noProof/>
        </w:rPr>
        <w:t>9</w:t>
      </w:r>
      <w:r w:rsidR="00D94DC2">
        <w:rPr>
          <w:noProof/>
        </w:rPr>
        <w:fldChar w:fldCharType="end"/>
      </w:r>
      <w:r w:rsidRPr="00CF12B3">
        <w:t xml:space="preserve">: </w:t>
      </w:r>
      <w:r w:rsidRPr="00672035">
        <w:t>Prozessmodell der qualitativen Inhaltsanalyse mit induktiver Kategorienbildung</w:t>
      </w:r>
      <w:r>
        <w:t xml:space="preserve"> </w:t>
      </w:r>
      <w:bookmarkEnd w:id="70"/>
      <w:r w:rsidRPr="00CF12B3">
        <w:t xml:space="preserve">Quelle: </w:t>
      </w:r>
      <w:proofErr w:type="spellStart"/>
      <w:r w:rsidRPr="00796715">
        <w:t>Mayring</w:t>
      </w:r>
      <w:proofErr w:type="spellEnd"/>
      <w:r w:rsidRPr="00796715">
        <w:t xml:space="preserve"> 2015, S.86</w:t>
      </w:r>
    </w:p>
    <w:p w14:paraId="09613161" w14:textId="77777777" w:rsidR="000C2DC2" w:rsidRDefault="000C2DC2" w:rsidP="000C2DC2">
      <w:r>
        <w:t xml:space="preserve">Nach Festlegung des zu analysierenden Gegenstandes folgte die Bestimmung des Abstraktionsniveaus der Kategorien. </w:t>
      </w:r>
    </w:p>
    <w:p w14:paraId="70AFF9D4" w14:textId="5A445677" w:rsidR="000C2DC2" w:rsidRDefault="000C2DC2" w:rsidP="000C2DC2">
      <w:r>
        <w:t xml:space="preserve">Anschließend wurden die ersten theoretischen Kategorien formuliert. Sobald eine Zuordnung von ca. 10% bis 50% der Aussagen erfolgte, wurde eine erste Überarbeitung der Kategorien durchgeführt mit dem Ziel zu überprüfen, ob das Selektionskriterium und das Abstraktionsniveau sinnvoll gewählt worden </w:t>
      </w:r>
      <w:proofErr w:type="gramStart"/>
      <w:r>
        <w:t>ist</w:t>
      </w:r>
      <w:proofErr w:type="gramEnd"/>
      <w:r>
        <w:t>. Sofern Änderungen vorgenommen wurden, ist eine Überprüfung des Materials von Beginn an notwendig. Die Fortführung der Analyse konnte auf unterschiedliche Weise vorgenommen werden, entweder durch die Interpretation des Kategoriensystems oder die Durchführung einer quantitativen Analyse (z.B. Häufigkeiten der Kategorien).</w:t>
      </w:r>
      <w:r>
        <w:rPr>
          <w:rStyle w:val="Funotenzeichen"/>
        </w:rPr>
        <w:footnoteReference w:id="106"/>
      </w:r>
    </w:p>
    <w:p w14:paraId="2A101E92" w14:textId="77777777" w:rsidR="000C2DC2" w:rsidRDefault="000C2DC2" w:rsidP="000C2DC2">
      <w:r>
        <w:t>Für die effizientere und übersichtlichere Darstellung erfolgte die Auswertung des Materials mit der Software MAXQDA.</w:t>
      </w:r>
    </w:p>
    <w:p w14:paraId="477197E3" w14:textId="77777777" w:rsidR="000C2DC2" w:rsidRDefault="000C2DC2" w:rsidP="000C2DC2"/>
    <w:p w14:paraId="6BDCB8ED" w14:textId="5594534C" w:rsidR="000C2DC2" w:rsidRDefault="000C2DC2" w:rsidP="000C2DC2">
      <w:r>
        <w:t xml:space="preserve">Daher wurde MAXQDA insbesondere für die Entwicklung des Kategoriensystems, der systematischen Zuordnung der Codes und der Visualisierung qualitativer Daten eingesetzt. In Anlehnung an das Ablaufmodell von </w:t>
      </w:r>
      <w:proofErr w:type="spellStart"/>
      <w:r>
        <w:t>Mayrin</w:t>
      </w:r>
      <w:r w:rsidR="00A51A14">
        <w:t>g</w:t>
      </w:r>
      <w:proofErr w:type="spellEnd"/>
      <w:r w:rsidR="00A51A14">
        <w:t xml:space="preserve"> </w:t>
      </w:r>
      <w:r>
        <w:t>wurden folgende Arbeitsschritte umgesetzt:</w:t>
      </w:r>
    </w:p>
    <w:p w14:paraId="0DAF57A8" w14:textId="77777777" w:rsidR="000C2DC2" w:rsidRDefault="000C2DC2" w:rsidP="000C2DC2">
      <w:pPr>
        <w:pStyle w:val="Liste"/>
      </w:pPr>
      <w:r>
        <w:t>1.</w:t>
      </w:r>
      <w:r>
        <w:tab/>
        <w:t>Festlegen des Selektionskriteriums. Hierbei stellte jede Frage eine Hauptkategorie mit Unterordnung der entsprechenden Antworten in Subkategorien</w:t>
      </w:r>
      <w:r w:rsidRPr="009D56A7">
        <w:t xml:space="preserve"> </w:t>
      </w:r>
      <w:r>
        <w:t>dar. Die Bezeichnung der Subkategorien abstrahierte dabei den Gedanken der Studienteilnehmer, weshalb fortlaufend neue Kategorien erstellt wurden.</w:t>
      </w:r>
    </w:p>
    <w:p w14:paraId="1AC28FBD" w14:textId="77777777" w:rsidR="000C2DC2" w:rsidRDefault="000C2DC2" w:rsidP="000C2DC2">
      <w:pPr>
        <w:pStyle w:val="Liste"/>
      </w:pPr>
      <w:r>
        <w:t>2.</w:t>
      </w:r>
      <w:r>
        <w:tab/>
        <w:t>Jede ernsthafte und sinngemäße Gedankenassoziation wurde entweder einer bereits bestehenden Subkategorie zugeordnet oder mittels induktiver Kategorienbildung neu definiert.</w:t>
      </w:r>
    </w:p>
    <w:p w14:paraId="351118FB" w14:textId="77777777" w:rsidR="000C2DC2" w:rsidRDefault="000C2DC2" w:rsidP="000C2DC2">
      <w:pPr>
        <w:pStyle w:val="Liste"/>
      </w:pPr>
      <w:r>
        <w:t>3.</w:t>
      </w:r>
      <w:r>
        <w:tab/>
        <w:t>Nach einem endgültigen Materialdurchgang, zur Finalisierung des Kategoriensystems, wurden die Ergebnisse quantifiziert und interpretiert.</w:t>
      </w:r>
    </w:p>
    <w:p w14:paraId="6BF82E6C" w14:textId="77777777" w:rsidR="000C2DC2" w:rsidRDefault="000C2DC2" w:rsidP="000C2DC2">
      <w:r>
        <w:t xml:space="preserve">In der folgenden Abbildung ist die endgültige Version des </w:t>
      </w:r>
      <w:proofErr w:type="spellStart"/>
      <w:r>
        <w:t>Codiersystems</w:t>
      </w:r>
      <w:proofErr w:type="spellEnd"/>
      <w:r>
        <w:t xml:space="preserve"> zu sehen.</w:t>
      </w:r>
    </w:p>
    <w:p w14:paraId="2B19CBE3" w14:textId="77777777" w:rsidR="000C2DC2" w:rsidRDefault="000C2DC2" w:rsidP="000C2DC2">
      <w:r w:rsidRPr="00D95863">
        <w:rPr>
          <w:rFonts w:cs="Arial"/>
          <w:b/>
          <w:bCs/>
          <w:noProof/>
          <w:lang w:val="de-CH" w:eastAsia="de-CH"/>
        </w:rPr>
        <w:drawing>
          <wp:inline distT="0" distB="0" distL="0" distR="0" wp14:anchorId="009C377D" wp14:editId="04095642">
            <wp:extent cx="5390147" cy="2519449"/>
            <wp:effectExtent l="0" t="0" r="0" b="0"/>
            <wp:docPr id="29"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8673" cy="2570176"/>
                    </a:xfrm>
                    <a:prstGeom prst="rect">
                      <a:avLst/>
                    </a:prstGeom>
                  </pic:spPr>
                </pic:pic>
              </a:graphicData>
            </a:graphic>
          </wp:inline>
        </w:drawing>
      </w:r>
    </w:p>
    <w:p w14:paraId="17AF979D" w14:textId="0BD094CC" w:rsidR="000C2DC2" w:rsidRPr="00CF12B3" w:rsidRDefault="000C2DC2" w:rsidP="000C2DC2">
      <w:pPr>
        <w:pStyle w:val="Beschriftung"/>
      </w:pPr>
      <w:bookmarkStart w:id="71" w:name="_Toc76333295"/>
      <w:r w:rsidRPr="00CF12B3">
        <w:t xml:space="preserve">Abbildung </w:t>
      </w:r>
      <w:r w:rsidR="00D94DC2">
        <w:fldChar w:fldCharType="begin"/>
      </w:r>
      <w:r w:rsidR="00D94DC2">
        <w:instrText xml:space="preserve"> SEQ Abbildung \* ARABIC </w:instrText>
      </w:r>
      <w:r w:rsidR="00D94DC2">
        <w:fldChar w:fldCharType="separate"/>
      </w:r>
      <w:r>
        <w:rPr>
          <w:noProof/>
        </w:rPr>
        <w:t>10</w:t>
      </w:r>
      <w:r w:rsidR="00D94DC2">
        <w:rPr>
          <w:noProof/>
        </w:rPr>
        <w:fldChar w:fldCharType="end"/>
      </w:r>
      <w:r w:rsidRPr="00CF12B3">
        <w:t xml:space="preserve">: </w:t>
      </w:r>
      <w:proofErr w:type="spellStart"/>
      <w:r w:rsidR="00DD2121">
        <w:t>K</w:t>
      </w:r>
      <w:r w:rsidRPr="00536680">
        <w:t>odiersystem</w:t>
      </w:r>
      <w:bookmarkEnd w:id="71"/>
      <w:proofErr w:type="spellEnd"/>
    </w:p>
    <w:p w14:paraId="465814D6" w14:textId="77777777" w:rsidR="000C2DC2" w:rsidRPr="00CF12B3" w:rsidRDefault="000C2DC2" w:rsidP="000C2DC2">
      <w:pPr>
        <w:pStyle w:val="Beschriftung"/>
      </w:pPr>
      <w:r w:rsidRPr="00CF12B3">
        <w:t xml:space="preserve">Quelle: </w:t>
      </w:r>
      <w:r>
        <w:t>Eigene Darstellung</w:t>
      </w:r>
    </w:p>
    <w:p w14:paraId="54226EB6" w14:textId="51824DA0" w:rsidR="000C2DC2" w:rsidRDefault="000C2DC2" w:rsidP="00811E0E">
      <w:pPr>
        <w:pStyle w:val="berschrift1"/>
      </w:pPr>
      <w:bookmarkStart w:id="72" w:name="_Toc77703343"/>
      <w:r w:rsidRPr="00C13AFA">
        <w:t>Quantitative</w:t>
      </w:r>
      <w:r>
        <w:t xml:space="preserve"> Ergebnisse</w:t>
      </w:r>
      <w:bookmarkEnd w:id="72"/>
    </w:p>
    <w:p w14:paraId="47FE2D55" w14:textId="616A9934" w:rsidR="000C2DC2" w:rsidRDefault="000C2DC2" w:rsidP="000C2DC2">
      <w:pPr>
        <w:pStyle w:val="berschrift3"/>
      </w:pPr>
      <w:bookmarkStart w:id="73" w:name="_Toc77703344"/>
      <w:r>
        <w:t xml:space="preserve">Unabhängige </w:t>
      </w:r>
      <w:r w:rsidRPr="004A2DCE">
        <w:rPr>
          <w:rFonts w:asciiTheme="minorBidi" w:hAnsiTheme="minorBidi" w:cstheme="minorBidi"/>
        </w:rPr>
        <w:t>Variablen</w:t>
      </w:r>
      <w:bookmarkEnd w:id="73"/>
      <w:r>
        <w:t xml:space="preserve"> </w:t>
      </w:r>
    </w:p>
    <w:p w14:paraId="7D1E0153" w14:textId="77777777" w:rsidR="000C2DC2" w:rsidRDefault="000C2DC2" w:rsidP="000C2DC2">
      <w:r>
        <w:t>Nach mehreren Iterationen lassen sich folgende Ergebnisse im Rahmen der Güteprüfung festhalten.</w:t>
      </w:r>
    </w:p>
    <w:p w14:paraId="0325B921" w14:textId="2FD88A70" w:rsidR="000C2DC2" w:rsidRDefault="000C2DC2" w:rsidP="000C2DC2">
      <w:r>
        <w:lastRenderedPageBreak/>
        <w:t xml:space="preserve">Der verwendete Reliabilitätskoeffizient </w:t>
      </w:r>
      <w:proofErr w:type="spellStart"/>
      <w:r>
        <w:t>Cronbachs</w:t>
      </w:r>
      <w:proofErr w:type="spellEnd"/>
      <w:r>
        <w:t xml:space="preserve"> Alpha als Maß der internen Konsistenz zur Beurteilung der Reliabilität beträgt 0.78 beim modifizierten Faktor Community und 0,81 beim Faktor Support. Gemäß den empfohlenen Richtwerten von </w:t>
      </w:r>
      <w:proofErr w:type="spellStart"/>
      <w:r>
        <w:t>Nunally</w:t>
      </w:r>
      <w:proofErr w:type="spellEnd"/>
      <w:r>
        <w:t xml:space="preserve"> ist damit die interne Konsistenz der Faktoren </w:t>
      </w:r>
      <w:proofErr w:type="spellStart"/>
      <w:r>
        <w:t>Reward</w:t>
      </w:r>
      <w:proofErr w:type="spellEnd"/>
      <w:r>
        <w:t>, Community und Support gewährleistet. Mit einem Alpha-Wert von 0,62 weist der Faktor Content hingegen einen inakzeptablen Grad der internen Konsistenz auf.</w:t>
      </w:r>
      <w:r>
        <w:rPr>
          <w:rStyle w:val="Funotenzeichen"/>
        </w:rPr>
        <w:footnoteReference w:id="107"/>
      </w:r>
      <w:r>
        <w:t xml:space="preserve"> Dies ist womöglich auf die geringe Menge an Items zurückzuführen. Um die vorgegebenen Schwellenwerte zu erreichen, wurde das Modell daher in mehreren Einzelschritten modifiziert. Folgende Items wurden im Zuge dieses iterativen Verfahrens verworfen: rew1, rec1 und rec2. Es ist davon auszugehen, dass das Item rew1 vor allem Personen anspricht, die an Computerspielen interessiert sind. Dies schien durch die homogene Gruppe der Probanden anders aufgenommen worden zu </w:t>
      </w:r>
      <w:proofErr w:type="gramStart"/>
      <w:r>
        <w:t>sein,</w:t>
      </w:r>
      <w:proofErr w:type="gramEnd"/>
      <w:r>
        <w:t xml:space="preserve"> als die Items rew2 und rew3. Hierdurch konnte der </w:t>
      </w:r>
      <w:proofErr w:type="spellStart"/>
      <w:r>
        <w:t>Cronbachs</w:t>
      </w:r>
      <w:proofErr w:type="spellEnd"/>
      <w:r>
        <w:t xml:space="preserve"> Alpha Wert des Faktors </w:t>
      </w:r>
      <w:proofErr w:type="spellStart"/>
      <w:r>
        <w:t>Reward</w:t>
      </w:r>
      <w:proofErr w:type="spellEnd"/>
      <w:r>
        <w:t xml:space="preserve"> von 0,63 auf 0,81 erhöht werden.</w:t>
      </w:r>
    </w:p>
    <w:p w14:paraId="593BD0B9" w14:textId="77777777" w:rsidR="000C2DC2" w:rsidRDefault="000C2DC2" w:rsidP="000C2DC2">
      <w:r>
        <w:t xml:space="preserve">Zur Überprüfung der Modellgüte wurden mehrere Indikatoren herangezogen. Der ermittelte RMSEA zur Prüfung des </w:t>
      </w:r>
      <w:proofErr w:type="spellStart"/>
      <w:r>
        <w:t>Modellfits</w:t>
      </w:r>
      <w:proofErr w:type="spellEnd"/>
      <w:r>
        <w:t xml:space="preserve"> liegt mit einem Wert von 0,067 im akzeptablem Schwellenwertbereich und entspricht insofern </w:t>
      </w:r>
      <w:r w:rsidRPr="00860A2E">
        <w:t>eine</w:t>
      </w:r>
      <w:r>
        <w:t>r</w:t>
      </w:r>
      <w:r w:rsidRPr="00860A2E">
        <w:t xml:space="preserve"> akzeptable</w:t>
      </w:r>
      <w:r>
        <w:t>n</w:t>
      </w:r>
      <w:r w:rsidRPr="00860A2E">
        <w:t xml:space="preserve"> Modellpassung</w:t>
      </w:r>
      <w:r>
        <w:t xml:space="preserve">. Der CFI lässt mit einem Wert von 0,946 auf einen guten Modellfit im Vergleich zum Basismodell schließen. Auch der TLI als weiteres </w:t>
      </w:r>
      <w:proofErr w:type="spellStart"/>
      <w:r>
        <w:t>Gütemaß</w:t>
      </w:r>
      <w:proofErr w:type="spellEnd"/>
      <w:r>
        <w:t xml:space="preserve"> zeigt mit dem Wert 0,916 eine sehr gute angepasste Modellierung. Zusätzlich ist der P-Wert des Modells kleiner als 0.05 und somit signifikant.</w:t>
      </w:r>
      <w:r>
        <w:rPr>
          <w:rStyle w:val="Funotenzeichen"/>
        </w:rPr>
        <w:footnoteReference w:id="108"/>
      </w:r>
    </w:p>
    <w:p w14:paraId="66C329B7" w14:textId="77777777" w:rsidR="000C2DC2" w:rsidRDefault="000C2DC2" w:rsidP="000C2DC2">
      <w:r>
        <w:t>Auf Grundlage dieser vorliegenden Daten ist somit die Hypothese H</w:t>
      </w:r>
      <w:r>
        <w:rPr>
          <w:vertAlign w:val="subscript"/>
        </w:rPr>
        <w:t>2</w:t>
      </w:r>
      <w:r>
        <w:t xml:space="preserve"> zu verwerfen, da kein passendes Modell mit allen fünf zuvor beschriebenen Faktoren gebildet werden konnte.</w:t>
      </w:r>
    </w:p>
    <w:p w14:paraId="68244086" w14:textId="77777777" w:rsidR="000C2DC2" w:rsidRDefault="000C2DC2" w:rsidP="000C2DC2">
      <w:r>
        <w:t>Zur Überprüfung der Hypothese H</w:t>
      </w:r>
      <w:r>
        <w:rPr>
          <w:vertAlign w:val="subscript"/>
        </w:rPr>
        <w:t>1</w:t>
      </w:r>
      <w:r>
        <w:t xml:space="preserve"> wurden die Items in die zwei Faktoren intern und extern unterteilt. Hierbei spielte insbesondere das Maß an Selbstbestimmung eine entscheidende Rolle.</w:t>
      </w:r>
      <w:r>
        <w:rPr>
          <w:rStyle w:val="Funotenzeichen"/>
        </w:rPr>
        <w:footnoteReference w:id="109"/>
      </w:r>
      <w:r>
        <w:t xml:space="preserve"> Es stellt sich hierbei heraus, dass ein geeignetes Modell erst gebildet werden konnte, als folgende Items im Zuge des iterativen Verfahrens verworfen wurden: rew1, con2, rec1, rec2, rec3.</w:t>
      </w:r>
    </w:p>
    <w:p w14:paraId="51CC35DC" w14:textId="77777777" w:rsidR="000C2DC2" w:rsidRDefault="000C2DC2" w:rsidP="000C2DC2">
      <w:r>
        <w:lastRenderedPageBreak/>
        <w:t xml:space="preserve">Auch für die zweite </w:t>
      </w:r>
      <w:proofErr w:type="spellStart"/>
      <w:r>
        <w:t>konfirmatorische</w:t>
      </w:r>
      <w:proofErr w:type="spellEnd"/>
      <w:r>
        <w:t xml:space="preserve"> Faktoranalyse wurden die drei Fit-Indizes herangezogen. Der ermittelte RMSEA stellt mit einem Wert von 0,081 einen guten Schwellenwert dar. Beim Vergleich mit dem Basismodell stellen auch der CFI-Wert mit 0,936 eine sehr gute und der TLI mit 0.956 eine herausragende Güte dar. Da sowohl das Chi² als auch der P-Wert akzeptabel sind, wird die Hypothese H</w:t>
      </w:r>
      <w:r>
        <w:rPr>
          <w:vertAlign w:val="subscript"/>
        </w:rPr>
        <w:t>1</w:t>
      </w:r>
      <w:r>
        <w:t xml:space="preserve"> folglich als bestätigt angenommen.</w:t>
      </w:r>
      <w:r>
        <w:rPr>
          <w:rStyle w:val="Funotenzeichen"/>
        </w:rPr>
        <w:footnoteReference w:id="110"/>
      </w:r>
      <w:r>
        <w:t xml:space="preserve"> Daher kann ein Modell mit den beiden Faktoren für weitere Analysen verwendet werden, um dezidierte Aussagen über die Forschungsfragen treffen zu können. </w:t>
      </w:r>
    </w:p>
    <w:p w14:paraId="223B2951" w14:textId="77777777" w:rsidR="000C2DC2" w:rsidRDefault="000C2DC2" w:rsidP="000C2DC2">
      <w:r>
        <w:t>Um eine Vergleichbarkeit zwischen den beiden Faktoren intern und extern herzustellen, wurde zunächst mithilfe des Welch-Tests überprüft, ob die Unterschiede der Mittelwerte zwischen den Faktoren signifikant sind.</w:t>
      </w:r>
      <w:r>
        <w:rPr>
          <w:rStyle w:val="Funotenzeichen"/>
        </w:rPr>
        <w:footnoteReference w:id="111"/>
      </w:r>
      <w:r>
        <w:t xml:space="preserve"> Aus den Ergebnissen des Welch-Tests gingen wesentliche Mittelwertunterschiede zwischen den beiden Faktoren hervor. Mithilfe des folgenden Schaubildes lassen sich diese Ergebnisse verdeutlichen (siehe </w:t>
      </w:r>
      <w:r w:rsidRPr="00635841">
        <w:fldChar w:fldCharType="begin"/>
      </w:r>
      <w:r>
        <w:instrText xml:space="preserve"> REF Abb_Kastenfig \h  \* MERGEFORMAT </w:instrText>
      </w:r>
      <w:r w:rsidRPr="00635841">
        <w:fldChar w:fldCharType="separate"/>
      </w:r>
      <w:r w:rsidRPr="00635841">
        <w:t>Abbildung 11</w:t>
      </w:r>
      <w:r w:rsidRPr="00635841">
        <w:fldChar w:fldCharType="end"/>
      </w:r>
      <w:r>
        <w:t>).</w:t>
      </w:r>
    </w:p>
    <w:p w14:paraId="52ACCD95" w14:textId="77777777" w:rsidR="000C2DC2" w:rsidRDefault="000C2DC2" w:rsidP="005920E9">
      <w:pPr>
        <w:jc w:val="center"/>
      </w:pPr>
      <w:r w:rsidRPr="00D95863">
        <w:rPr>
          <w:rFonts w:cs="Arial"/>
          <w:noProof/>
          <w:lang w:val="de-CH" w:eastAsia="de-CH"/>
        </w:rPr>
        <w:drawing>
          <wp:inline distT="0" distB="0" distL="0" distR="0" wp14:anchorId="753EDD05" wp14:editId="07B1F340">
            <wp:extent cx="2879090" cy="30480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17">
                      <a:extLst>
                        <a:ext uri="{28A0092B-C50C-407E-A947-70E740481C1C}">
                          <a14:useLocalDpi xmlns:a14="http://schemas.microsoft.com/office/drawing/2010/main" val="0"/>
                        </a:ext>
                      </a:extLst>
                    </a:blip>
                    <a:srcRect b="9499"/>
                    <a:stretch/>
                  </pic:blipFill>
                  <pic:spPr bwMode="auto">
                    <a:xfrm>
                      <a:off x="0" y="0"/>
                      <a:ext cx="2882686" cy="3051807"/>
                    </a:xfrm>
                    <a:prstGeom prst="rect">
                      <a:avLst/>
                    </a:prstGeom>
                    <a:ln>
                      <a:noFill/>
                    </a:ln>
                    <a:extLst>
                      <a:ext uri="{53640926-AAD7-44D8-BBD7-CCE9431645EC}">
                        <a14:shadowObscured xmlns:a14="http://schemas.microsoft.com/office/drawing/2010/main"/>
                      </a:ext>
                    </a:extLst>
                  </pic:spPr>
                </pic:pic>
              </a:graphicData>
            </a:graphic>
          </wp:inline>
        </w:drawing>
      </w:r>
    </w:p>
    <w:p w14:paraId="4A57C012" w14:textId="77777777" w:rsidR="000C2DC2" w:rsidRPr="00CF12B3" w:rsidRDefault="000C2DC2" w:rsidP="005920E9">
      <w:pPr>
        <w:pStyle w:val="Beschriftung"/>
        <w:jc w:val="center"/>
      </w:pPr>
      <w:bookmarkStart w:id="74" w:name="Abb_Kastenfig"/>
      <w:bookmarkStart w:id="75" w:name="_Toc76333296"/>
      <w:r w:rsidRPr="00CF12B3">
        <w:t xml:space="preserve">Abbildung </w:t>
      </w:r>
      <w:r w:rsidR="00D94DC2">
        <w:fldChar w:fldCharType="begin"/>
      </w:r>
      <w:r w:rsidR="00D94DC2">
        <w:instrText xml:space="preserve"> SEQ </w:instrText>
      </w:r>
      <w:r w:rsidR="00D94DC2">
        <w:instrText xml:space="preserve">Abbildung \* ARABIC </w:instrText>
      </w:r>
      <w:r w:rsidR="00D94DC2">
        <w:fldChar w:fldCharType="separate"/>
      </w:r>
      <w:r>
        <w:rPr>
          <w:noProof/>
        </w:rPr>
        <w:t>11</w:t>
      </w:r>
      <w:r w:rsidR="00D94DC2">
        <w:rPr>
          <w:noProof/>
        </w:rPr>
        <w:fldChar w:fldCharType="end"/>
      </w:r>
      <w:bookmarkEnd w:id="74"/>
      <w:r w:rsidRPr="00CF12B3">
        <w:t xml:space="preserve">: </w:t>
      </w:r>
      <w:r w:rsidRPr="000E7A15">
        <w:t>Kastenfigur Vergleich der Faktoren intern und extern</w:t>
      </w:r>
      <w:bookmarkEnd w:id="75"/>
    </w:p>
    <w:p w14:paraId="23703E72" w14:textId="77777777" w:rsidR="000C2DC2" w:rsidRPr="00CF12B3" w:rsidRDefault="000C2DC2" w:rsidP="005920E9">
      <w:pPr>
        <w:pStyle w:val="Beschriftung"/>
        <w:jc w:val="center"/>
      </w:pPr>
      <w:r w:rsidRPr="00CF12B3">
        <w:t>Quelle: Eigene Darstellung</w:t>
      </w:r>
    </w:p>
    <w:p w14:paraId="24184EF7" w14:textId="31848E03" w:rsidR="000C2DC2" w:rsidRDefault="000C2DC2" w:rsidP="000C2DC2">
      <w:r w:rsidRPr="00A51E7F">
        <w:t xml:space="preserve">Die </w:t>
      </w:r>
      <w:r>
        <w:t>in</w:t>
      </w:r>
      <w:r w:rsidRPr="00A51E7F">
        <w:t xml:space="preserve"> </w:t>
      </w:r>
      <w:r w:rsidR="00DD2121">
        <w:t xml:space="preserve">Abbildung 11 </w:t>
      </w:r>
      <w:r w:rsidRPr="00A51E7F">
        <w:t xml:space="preserve">verwendete grafische Methode zeigt zwei </w:t>
      </w:r>
      <w:r w:rsidR="00DD2121">
        <w:t>Kastendiagramm</w:t>
      </w:r>
      <w:r w:rsidRPr="00A51E7F">
        <w:t xml:space="preserve">, </w:t>
      </w:r>
      <w:r>
        <w:t>die</w:t>
      </w:r>
      <w:r w:rsidRPr="00A51E7F">
        <w:t xml:space="preserve"> die Faktoren intern und extern vergleichen. Während sich das erste und vierte Quantil außerhalb der Box befinde</w:t>
      </w:r>
      <w:r>
        <w:t>n</w:t>
      </w:r>
      <w:r w:rsidRPr="00A51E7F">
        <w:t>, lieg</w:t>
      </w:r>
      <w:r>
        <w:t>en</w:t>
      </w:r>
      <w:r w:rsidRPr="00A51E7F">
        <w:t xml:space="preserve"> das zweite und dritte Quantil innerhalb des </w:t>
      </w:r>
      <w:proofErr w:type="spellStart"/>
      <w:r w:rsidRPr="00A51E7F">
        <w:lastRenderedPageBreak/>
        <w:t>Boxplots</w:t>
      </w:r>
      <w:proofErr w:type="spellEnd"/>
      <w:r w:rsidRPr="00A51E7F">
        <w:t>.</w:t>
      </w:r>
      <w:r>
        <w:rPr>
          <w:rStyle w:val="Funotenzeichen"/>
        </w:rPr>
        <w:footnoteReference w:id="112"/>
      </w:r>
      <w:r w:rsidRPr="00A51E7F">
        <w:t xml:space="preserve"> Der Median des Motivationsfaktors extern beträgt 5,6</w:t>
      </w:r>
      <w:r>
        <w:t xml:space="preserve"> und</w:t>
      </w:r>
      <w:r w:rsidRPr="00A51E7F">
        <w:t xml:space="preserve"> der des Motivationsfaktors intern 4,4. In </w:t>
      </w:r>
      <w:r>
        <w:t>Verbindung</w:t>
      </w:r>
      <w:r w:rsidRPr="00A51E7F">
        <w:t xml:space="preserve"> mit dem Ergebnis des Welch-Tests lässt sich </w:t>
      </w:r>
      <w:r>
        <w:t>schlussfolgern</w:t>
      </w:r>
      <w:r w:rsidRPr="00A51E7F">
        <w:t>, dass extrinsische Motive eine bedeutendere Rolle bei der Entscheidung von Unterstützern auf SBC Plattformen spielen.</w:t>
      </w:r>
    </w:p>
    <w:p w14:paraId="539A325F" w14:textId="77777777" w:rsidR="000C2DC2" w:rsidRDefault="000C2DC2" w:rsidP="000C2DC2">
      <w:pPr>
        <w:pStyle w:val="berschrift3"/>
      </w:pPr>
      <w:bookmarkStart w:id="76" w:name="_Toc77703345"/>
      <w:r>
        <w:t>Abhängige Variable</w:t>
      </w:r>
      <w:bookmarkEnd w:id="76"/>
      <w:r>
        <w:t xml:space="preserve"> </w:t>
      </w:r>
    </w:p>
    <w:p w14:paraId="5D8B3BC7" w14:textId="66D368F3" w:rsidR="000C2DC2" w:rsidRDefault="000C2DC2" w:rsidP="000C2DC2">
      <w:r>
        <w:t>Um die letzte aufgestellte Hypothese H</w:t>
      </w:r>
      <w:proofErr w:type="gramStart"/>
      <w:r>
        <w:rPr>
          <w:vertAlign w:val="subscript"/>
        </w:rPr>
        <w:t xml:space="preserve">4  </w:t>
      </w:r>
      <w:r>
        <w:t>zu</w:t>
      </w:r>
      <w:proofErr w:type="gramEnd"/>
      <w:r>
        <w:t xml:space="preserve"> testen und damit zu bestimmen,  inwiefern die durch die CFA validierten Faktoren im Zusammenhang mit der Gesamtmotivation der SBC Unterstützer stehen, wurde die Plattformnutzung gemessen. An dieser Stelle ist zu erwähnen, dass die Aussagekraft der Abhängigen Variable (AV) nicht zwangsläufig mit der Motivation von Unterstützern auf SBC Plattformen in Verbindung gebracht werden kann. Aus diesem Grund wurde zunächst der Zusammenhang zwischen re</w:t>
      </w:r>
      <w:r w:rsidR="005920E9">
        <w:t>verskodierten Variable</w:t>
      </w:r>
      <w:r>
        <w:t xml:space="preserve"> </w:t>
      </w:r>
      <w:proofErr w:type="spellStart"/>
      <w:r w:rsidR="005920E9">
        <w:t>Amotivation</w:t>
      </w:r>
      <w:proofErr w:type="spellEnd"/>
      <w:r>
        <w:t xml:space="preserve"> und Plattformnutzung mithilfe einer linearen Regression nachgewiesen (siehe Code Appendix). Dabei ist zu beachten, dass die Variable </w:t>
      </w:r>
      <w:proofErr w:type="spellStart"/>
      <w:r w:rsidR="005920E9">
        <w:t>p</w:t>
      </w:r>
      <w:r>
        <w:t>la</w:t>
      </w:r>
      <w:r w:rsidR="005920E9">
        <w:t>t</w:t>
      </w:r>
      <w:r>
        <w:t>form_usage</w:t>
      </w:r>
      <w:proofErr w:type="spellEnd"/>
      <w:r>
        <w:t xml:space="preserve"> sich nicht nur auf SBC Plattformen, sondern ebenfalls auf andere Crowdfunding Plattformen bezieht.</w:t>
      </w:r>
    </w:p>
    <w:p w14:paraId="41813642" w14:textId="07A44282" w:rsidR="000C2DC2" w:rsidRDefault="000C2DC2" w:rsidP="000C2DC2">
      <w:r>
        <w:t xml:space="preserve">Es zeigte sich zwar ein signifikanter Zusammenhang zwischen den beiden Variablen, allerdings konnte das Modell nur 0,1684 der Gesamtvarianz erklären. </w:t>
      </w:r>
      <w:r w:rsidR="005920E9">
        <w:t xml:space="preserve">Daher </w:t>
      </w:r>
      <w:r>
        <w:t>wurden zunächst die Ausreißer mit einem Konfidenzintervall von 25% bis 75% entfernt, um die Eignung der AV zu verbessern.</w:t>
      </w:r>
      <w:r>
        <w:rPr>
          <w:rStyle w:val="Funotenzeichen"/>
        </w:rPr>
        <w:footnoteReference w:id="113"/>
      </w:r>
      <w:r>
        <w:t xml:space="preserve"> Durch die Modelloptimierung ergibt sich eine Verbesserung der erklärbaren Varianz auf einen Wert von 0.2864, sodass die abhängige Variable auch dedizierte Aussagen über die gemessenen, unabhängigen Variablen erlauben, um die Verteilung der Daten vor und nach der Datenoptimierung zu veranschaulichen.</w:t>
      </w:r>
    </w:p>
    <w:p w14:paraId="1156AF2F" w14:textId="1AC0B71D" w:rsidR="000C2DC2" w:rsidRDefault="000C2DC2" w:rsidP="000C2DC2">
      <w:r>
        <w:t>Das</w:t>
      </w:r>
      <w:r w:rsidRPr="00CD0C84">
        <w:t xml:space="preserve"> </w:t>
      </w:r>
      <w:r>
        <w:t>in</w:t>
      </w:r>
      <w:r w:rsidRPr="00CD0C84">
        <w:t xml:space="preserve"> der </w:t>
      </w:r>
      <w:r>
        <w:fldChar w:fldCharType="begin"/>
      </w:r>
      <w:r>
        <w:instrText xml:space="preserve"> REF Abb_vergl_var \h </w:instrText>
      </w:r>
      <w:r w:rsidR="005920E9">
        <w:instrText xml:space="preserve"> \* MERGEFORMAT </w:instrText>
      </w:r>
      <w:r w:rsidR="00D94DC2">
        <w:fldChar w:fldCharType="separate"/>
      </w:r>
      <w:r>
        <w:fldChar w:fldCharType="end"/>
      </w:r>
      <w:r w:rsidRPr="00CD0C84">
        <w:t xml:space="preserve">verwendete </w:t>
      </w:r>
      <w:r>
        <w:t>Diagramm</w:t>
      </w:r>
      <w:r w:rsidRPr="00CD0C84">
        <w:t xml:space="preserve"> zeigt zwei </w:t>
      </w:r>
      <w:proofErr w:type="gramStart"/>
      <w:r w:rsidR="002917B4">
        <w:t>Kastendiagramme</w:t>
      </w:r>
      <w:proofErr w:type="gramEnd"/>
      <w:r w:rsidR="002917B4">
        <w:t xml:space="preserve"> </w:t>
      </w:r>
      <w:r>
        <w:t>die</w:t>
      </w:r>
      <w:r w:rsidRPr="00CD0C84">
        <w:t xml:space="preserve"> das Datens</w:t>
      </w:r>
      <w:r w:rsidR="002917B4">
        <w:t>atz</w:t>
      </w:r>
      <w:r w:rsidRPr="00CD0C84">
        <w:t xml:space="preserve"> </w:t>
      </w:r>
      <w:r>
        <w:t xml:space="preserve">jeweils </w:t>
      </w:r>
      <w:r w:rsidRPr="00CD0C84">
        <w:t>mit und ohne Ausreißer</w:t>
      </w:r>
      <w:r>
        <w:t xml:space="preserve"> </w:t>
      </w:r>
      <w:r w:rsidRPr="00CD0C84">
        <w:t>vergleicht. Während sich das erste und vierte Quantil außerhalb der Box befinden, liegen das zweite und dritte</w:t>
      </w:r>
      <w:r>
        <w:t xml:space="preserve"> </w:t>
      </w:r>
      <w:r w:rsidRPr="00CD0C84">
        <w:t xml:space="preserve">Quantil innerhalb des </w:t>
      </w:r>
      <w:r w:rsidR="002917B4">
        <w:t>Kastendiagramms</w:t>
      </w:r>
      <w:r w:rsidRPr="00CD0C84">
        <w:t>.</w:t>
      </w:r>
      <w:r>
        <w:rPr>
          <w:rStyle w:val="Funotenzeichen"/>
        </w:rPr>
        <w:footnoteReference w:id="114"/>
      </w:r>
      <w:r w:rsidRPr="00CD0C84">
        <w:t xml:space="preserve"> Beim in der Mitte der Kastengrafik lokalisierten Median kommt es zu einer Verschiebung des Skalenwertes von 6 auf 7. Durch die Entfernung der Ausreißer weist die abhängige Variable somit eine extremere Ausprägung vor.</w:t>
      </w:r>
    </w:p>
    <w:p w14:paraId="2652DC54" w14:textId="3C326ADD" w:rsidR="00A32E04" w:rsidRDefault="00A32E04" w:rsidP="000C2DC2">
      <w:pPr>
        <w:pStyle w:val="berschrift3"/>
      </w:pPr>
      <w:r>
        <w:lastRenderedPageBreak/>
        <w:t>Binärlogistische Regression</w:t>
      </w:r>
    </w:p>
    <w:p w14:paraId="1008DA44" w14:textId="0F9577EE" w:rsidR="000C2DC2" w:rsidRDefault="000C2DC2" w:rsidP="000C2DC2">
      <w:r>
        <w:t>Darüber hinaus sollte gemäß der Hypothese H</w:t>
      </w:r>
      <w:r w:rsidRPr="003341D1">
        <w:rPr>
          <w:vertAlign w:val="subscript"/>
        </w:rPr>
        <w:t>3</w:t>
      </w:r>
      <w:r>
        <w:t xml:space="preserve"> im Rahmen dieser Arbeit überprüft werden, ob extrinsische oder intrinsische Motive im SBC Kontext dominieren. </w:t>
      </w:r>
      <w:proofErr w:type="gramStart"/>
      <w:r>
        <w:t>Hierzu  wurde</w:t>
      </w:r>
      <w:proofErr w:type="gramEnd"/>
      <w:r>
        <w:t xml:space="preserve"> eine binärlogistische Regression angewendet, bei der die validierten Faktoren intern, extern und die </w:t>
      </w:r>
      <w:proofErr w:type="spellStart"/>
      <w:r>
        <w:t>dummykodierte</w:t>
      </w:r>
      <w:proofErr w:type="spellEnd"/>
      <w:r>
        <w:t xml:space="preserve"> </w:t>
      </w:r>
      <w:r w:rsidR="000A2828">
        <w:t>a</w:t>
      </w:r>
      <w:r>
        <w:t xml:space="preserve">bhängige Variable </w:t>
      </w:r>
      <w:proofErr w:type="spellStart"/>
      <w:r>
        <w:t>pla</w:t>
      </w:r>
      <w:r w:rsidR="000B723C">
        <w:t>t</w:t>
      </w:r>
      <w:r>
        <w:t>form_usage</w:t>
      </w:r>
      <w:proofErr w:type="spellEnd"/>
      <w:r>
        <w:t xml:space="preserve"> zugrunde gelegt werden </w:t>
      </w:r>
      <w:r w:rsidRPr="00536680">
        <w:t>(siehe Abb</w:t>
      </w:r>
      <w:r w:rsidR="00A32E04">
        <w:t xml:space="preserve">. </w:t>
      </w:r>
      <w:r w:rsidR="00536680" w:rsidRPr="00536680">
        <w:t>11</w:t>
      </w:r>
      <w:r w:rsidRPr="00536680">
        <w:t>).</w:t>
      </w:r>
      <w:r>
        <w:t xml:space="preserve"> </w:t>
      </w:r>
    </w:p>
    <w:p w14:paraId="3EAA0BC4" w14:textId="78CD4888" w:rsidR="000C2DC2" w:rsidRDefault="000C2DC2" w:rsidP="000C2DC2">
      <w:r>
        <w:t xml:space="preserve">Da die </w:t>
      </w:r>
      <w:r w:rsidR="00A32E04">
        <w:t>binärlogistische</w:t>
      </w:r>
      <w:r>
        <w:t xml:space="preserve"> Regression einen signifikanten P-Wert aufweist, sind die Ergebnisse aussagekräftig und tragen zur Beantwortung der Forschungsfrage bei, ob die SBC Unterstützer vorwiegend durch Motive mit geringer oder hoher Selbstbestimmung angeregt werden.</w:t>
      </w:r>
      <w:r w:rsidR="00A32E04">
        <w:t xml:space="preserve"> Auch hier wurde</w:t>
      </w:r>
      <w:r>
        <w:t xml:space="preserve"> </w:t>
      </w:r>
      <w:r w:rsidR="00A32E04">
        <w:t>der</w:t>
      </w:r>
      <w:r>
        <w:t xml:space="preserve"> optimierte </w:t>
      </w:r>
      <w:r w:rsidR="00A32E04">
        <w:t>Datensatz</w:t>
      </w:r>
      <w:r>
        <w:t xml:space="preserve"> verwendet, um Aussagen über die Abhängigkeit zwischen den intrinsischen und extrinsischen Motiven sowie der Unterstützungsbereitschaft von SBC Unterstützern zu ziehen. </w:t>
      </w:r>
    </w:p>
    <w:p w14:paraId="1C92265D" w14:textId="77777777" w:rsidR="000C2DC2" w:rsidRDefault="000C2DC2" w:rsidP="000C2DC2">
      <w:r>
        <w:t xml:space="preserve">An dieser Stelle sollte ein Blick auf die ß-Werte der Faktoren intern und extern geworfen werden. Die durch den Faktor intern modellierten Motive weisen ein ß von 0,2749 auf, während die durch den Faktor extern modellierten Motive ein ß von 0,1387 vorweisen. Entgegen der formulierten Hypothese zeigen die Ergebnisse, dass die internen gegenüber den externen Faktoren dominieren. </w:t>
      </w:r>
    </w:p>
    <w:p w14:paraId="2DD66E31" w14:textId="77777777" w:rsidR="000C2DC2" w:rsidRDefault="000C2DC2" w:rsidP="000C2DC2">
      <w:r>
        <w:t xml:space="preserve">Um des </w:t>
      </w:r>
      <w:proofErr w:type="spellStart"/>
      <w:r>
        <w:t>Weiteren</w:t>
      </w:r>
      <w:proofErr w:type="spellEnd"/>
      <w:r>
        <w:t xml:space="preserve"> zu prüfen, ob sich die Gruppen Einkommen, Alter und Bildungsstand wesentlich unterscheiden, wurde im Rahmen der quantitativen Auswertung eine 3-Faktorielle </w:t>
      </w:r>
      <w:proofErr w:type="spellStart"/>
      <w:r>
        <w:t>Anova</w:t>
      </w:r>
      <w:proofErr w:type="spellEnd"/>
      <w:r>
        <w:t xml:space="preserve"> durchgeführt. Da die Ergebnisse keinen signifikanten P-Wert aufweisen, lässt sich ableiten, dass sich die Gruppen nicht wesentlich unterscheiden.</w:t>
      </w:r>
    </w:p>
    <w:p w14:paraId="3F4C1C88" w14:textId="04D52FA4" w:rsidR="00811E0E" w:rsidRPr="00811E0E" w:rsidRDefault="00811E0E" w:rsidP="00811E0E">
      <w:pPr>
        <w:pStyle w:val="berschrift1"/>
      </w:pPr>
      <w:r>
        <w:t xml:space="preserve">Qualitative Ergebnisse </w:t>
      </w:r>
    </w:p>
    <w:p w14:paraId="4B87FBF6" w14:textId="77777777" w:rsidR="000C2DC2" w:rsidRDefault="000C2DC2" w:rsidP="000C2DC2">
      <w:r>
        <w:t xml:space="preserve">Mithilfe der Wortwolke in </w:t>
      </w:r>
      <w:r>
        <w:fldChar w:fldCharType="begin"/>
      </w:r>
      <w:r>
        <w:instrText xml:space="preserve"> REF Abb_wortwolke \h </w:instrText>
      </w:r>
      <w:r>
        <w:fldChar w:fldCharType="separate"/>
      </w:r>
      <w:r w:rsidRPr="00CF12B3">
        <w:rPr>
          <w:rFonts w:asciiTheme="minorBidi" w:hAnsiTheme="minorBidi"/>
          <w:sz w:val="20"/>
          <w:szCs w:val="20"/>
        </w:rPr>
        <w:t xml:space="preserve">Abbildung </w:t>
      </w:r>
      <w:r>
        <w:rPr>
          <w:rFonts w:asciiTheme="minorBidi" w:hAnsiTheme="minorBidi"/>
          <w:noProof/>
          <w:sz w:val="20"/>
          <w:szCs w:val="20"/>
        </w:rPr>
        <w:t>13</w:t>
      </w:r>
      <w:r>
        <w:fldChar w:fldCharType="end"/>
      </w:r>
      <w:r>
        <w:t xml:space="preserve"> lassen sich die gewonnenen Assoziationen der Befragten in Bezug auf die Fragestellung</w:t>
      </w:r>
      <w:r>
        <w:rPr>
          <w:rFonts w:asciiTheme="minorBidi" w:hAnsiTheme="minorBidi"/>
          <w:lang w:val="de-CH"/>
        </w:rPr>
        <w:t xml:space="preserve">, </w:t>
      </w:r>
      <w:r w:rsidRPr="001766BC">
        <w:rPr>
          <w:rFonts w:asciiTheme="minorBidi" w:hAnsiTheme="minorBidi"/>
          <w:lang w:val="de-CH"/>
        </w:rPr>
        <w:t xml:space="preserve">inwiefern die Faktoren </w:t>
      </w:r>
      <w:r w:rsidRPr="00EA015F">
        <w:rPr>
          <w:rFonts w:asciiTheme="minorBidi" w:hAnsiTheme="minorBidi"/>
          <w:i/>
          <w:iCs/>
          <w:lang w:val="de-CH"/>
        </w:rPr>
        <w:t xml:space="preserve">Content, Recognition, </w:t>
      </w:r>
      <w:proofErr w:type="spellStart"/>
      <w:r w:rsidRPr="00EA015F">
        <w:rPr>
          <w:rFonts w:asciiTheme="minorBidi" w:hAnsiTheme="minorBidi"/>
          <w:i/>
          <w:iCs/>
          <w:lang w:val="de-CH"/>
        </w:rPr>
        <w:t>Reward</w:t>
      </w:r>
      <w:proofErr w:type="spellEnd"/>
      <w:r w:rsidRPr="00EA015F">
        <w:rPr>
          <w:rFonts w:asciiTheme="minorBidi" w:hAnsiTheme="minorBidi"/>
          <w:i/>
          <w:iCs/>
          <w:lang w:val="de-CH"/>
        </w:rPr>
        <w:t xml:space="preserve"> </w:t>
      </w:r>
      <w:r w:rsidRPr="00EA015F">
        <w:rPr>
          <w:rFonts w:asciiTheme="minorBidi" w:hAnsiTheme="minorBidi"/>
          <w:lang w:val="de-CH"/>
        </w:rPr>
        <w:t>und</w:t>
      </w:r>
      <w:r w:rsidRPr="00EA015F">
        <w:rPr>
          <w:rFonts w:asciiTheme="minorBidi" w:hAnsiTheme="minorBidi"/>
          <w:i/>
          <w:iCs/>
          <w:lang w:val="de-CH"/>
        </w:rPr>
        <w:t xml:space="preserve"> </w:t>
      </w:r>
      <w:proofErr w:type="spellStart"/>
      <w:r w:rsidRPr="00EA015F">
        <w:rPr>
          <w:rFonts w:asciiTheme="minorBidi" w:hAnsiTheme="minorBidi"/>
          <w:i/>
          <w:iCs/>
          <w:lang w:val="de-CH"/>
        </w:rPr>
        <w:t>Communtiy</w:t>
      </w:r>
      <w:proofErr w:type="spellEnd"/>
      <w:r>
        <w:rPr>
          <w:rFonts w:asciiTheme="minorBidi" w:hAnsiTheme="minorBidi"/>
          <w:lang w:val="de-CH"/>
        </w:rPr>
        <w:t xml:space="preserve"> Einfluss auf ihre </w:t>
      </w:r>
      <w:r w:rsidRPr="001766BC">
        <w:rPr>
          <w:rFonts w:asciiTheme="minorBidi" w:hAnsiTheme="minorBidi"/>
          <w:lang w:val="de-CH"/>
        </w:rPr>
        <w:t xml:space="preserve">Entscheidung </w:t>
      </w:r>
      <w:r>
        <w:rPr>
          <w:rFonts w:asciiTheme="minorBidi" w:hAnsiTheme="minorBidi"/>
          <w:lang w:val="de-CH"/>
        </w:rPr>
        <w:t xml:space="preserve">haben, </w:t>
      </w:r>
      <w:r>
        <w:t>visualisieren. Dabei werden die wichtigsten, sinnverwandten Wörter zusammengefasst. Je häufiger ein Wort auftritt, umso größer und farbintensiver wird dieses dargestellt.</w:t>
      </w:r>
    </w:p>
    <w:p w14:paraId="3AD9F199" w14:textId="77777777" w:rsidR="000C2DC2" w:rsidRDefault="000C2DC2" w:rsidP="000C2DC2">
      <w:pPr>
        <w:rPr>
          <w:rFonts w:asciiTheme="minorBidi" w:hAnsiTheme="minorBidi"/>
          <w:lang w:val="de-CH"/>
        </w:rPr>
      </w:pPr>
    </w:p>
    <w:p w14:paraId="56163D44" w14:textId="77777777" w:rsidR="000C2DC2" w:rsidRDefault="000C2DC2" w:rsidP="000C2DC2"/>
    <w:p w14:paraId="2E394CDF" w14:textId="77777777" w:rsidR="000C2DC2" w:rsidRDefault="000C2DC2" w:rsidP="000C2DC2">
      <w:pPr>
        <w:jc w:val="center"/>
      </w:pPr>
      <w:r w:rsidRPr="00D95863">
        <w:rPr>
          <w:rFonts w:cs="Arial"/>
          <w:noProof/>
          <w:lang w:val="de-CH" w:eastAsia="de-CH"/>
        </w:rPr>
        <w:lastRenderedPageBreak/>
        <w:drawing>
          <wp:inline distT="0" distB="0" distL="0" distR="0" wp14:anchorId="6940F3C3" wp14:editId="7BD465F7">
            <wp:extent cx="4649118" cy="4851687"/>
            <wp:effectExtent l="0" t="0" r="0" b="0"/>
            <wp:docPr id="448"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1724" cy="4864842"/>
                    </a:xfrm>
                    <a:prstGeom prst="rect">
                      <a:avLst/>
                    </a:prstGeom>
                  </pic:spPr>
                </pic:pic>
              </a:graphicData>
            </a:graphic>
          </wp:inline>
        </w:drawing>
      </w:r>
    </w:p>
    <w:p w14:paraId="6746C174" w14:textId="2C7EF089" w:rsidR="000C2DC2" w:rsidRPr="00CF12B3" w:rsidRDefault="000C2DC2" w:rsidP="000C2DC2">
      <w:pPr>
        <w:pStyle w:val="Beschriftung"/>
        <w:jc w:val="center"/>
        <w:rPr>
          <w:bCs/>
        </w:rPr>
      </w:pPr>
      <w:bookmarkStart w:id="77" w:name="Abb_wortwolke"/>
      <w:bookmarkStart w:id="78" w:name="_Toc76333298"/>
      <w:r w:rsidRPr="00CF12B3">
        <w:t xml:space="preserve">Abbildung </w:t>
      </w:r>
      <w:r w:rsidR="00D94DC2">
        <w:fldChar w:fldCharType="begin"/>
      </w:r>
      <w:r w:rsidR="00D94DC2">
        <w:instrText xml:space="preserve"> SEQ Abbildung \* ARABIC </w:instrText>
      </w:r>
      <w:r w:rsidR="00D94DC2">
        <w:fldChar w:fldCharType="separate"/>
      </w:r>
      <w:r>
        <w:rPr>
          <w:noProof/>
        </w:rPr>
        <w:t>13</w:t>
      </w:r>
      <w:r w:rsidR="00D94DC2">
        <w:rPr>
          <w:noProof/>
        </w:rPr>
        <w:fldChar w:fldCharType="end"/>
      </w:r>
      <w:bookmarkEnd w:id="77"/>
      <w:r w:rsidRPr="00CF12B3">
        <w:t xml:space="preserve">: </w:t>
      </w:r>
      <w:r w:rsidRPr="003E7EC2">
        <w:rPr>
          <w:bCs/>
        </w:rPr>
        <w:t>Wortwolke</w:t>
      </w:r>
      <w:bookmarkEnd w:id="78"/>
    </w:p>
    <w:p w14:paraId="2078730F" w14:textId="77777777" w:rsidR="000C2DC2" w:rsidRPr="00CF12B3" w:rsidRDefault="000C2DC2" w:rsidP="000C2DC2">
      <w:pPr>
        <w:pStyle w:val="Beschriftung"/>
        <w:jc w:val="center"/>
      </w:pPr>
      <w:r w:rsidRPr="00CF12B3">
        <w:t xml:space="preserve">Quelle: </w:t>
      </w:r>
      <w:r w:rsidRPr="003E7EC2">
        <w:t>MAXQDA</w:t>
      </w:r>
    </w:p>
    <w:p w14:paraId="47E2B9DA" w14:textId="77777777" w:rsidR="000C2DC2" w:rsidRDefault="000C2DC2" w:rsidP="000C2DC2">
      <w:r>
        <w:t>Aus der Wortwolke geht hervor, dass die Wörter Ich („I“) und Inhalt („</w:t>
      </w:r>
      <w:proofErr w:type="spellStart"/>
      <w:r>
        <w:t>content</w:t>
      </w:r>
      <w:proofErr w:type="spellEnd"/>
      <w:r>
        <w:t xml:space="preserve">“) dem Großteil der Befragten als erstes in den Sinn kommt. Bei der Entscheidung zur Unterstützung </w:t>
      </w:r>
      <w:proofErr w:type="gramStart"/>
      <w:r>
        <w:t>sind</w:t>
      </w:r>
      <w:proofErr w:type="gramEnd"/>
      <w:r>
        <w:t xml:space="preserve"> insofern einerseits die Befriedigung der eigenen Bedürfnisse und andererseits die geteilten Inhalte ausschlaggebend. </w:t>
      </w:r>
      <w:r>
        <w:rPr>
          <w:rFonts w:asciiTheme="minorBidi" w:hAnsiTheme="minorBidi"/>
          <w:lang w:val="de-CH"/>
        </w:rPr>
        <w:t>Auf die offene</w:t>
      </w:r>
      <w:r>
        <w:t xml:space="preserve"> Frage, was Personen auf SBC Plattformen dazu bewegt </w:t>
      </w:r>
      <w:proofErr w:type="spellStart"/>
      <w:r>
        <w:t>Creator</w:t>
      </w:r>
      <w:proofErr w:type="spellEnd"/>
      <w:r>
        <w:t xml:space="preserve"> zu unterstützen, wurde der Content ebenfalls als einer der wichtigsten Beweggründe für </w:t>
      </w:r>
      <w:proofErr w:type="spellStart"/>
      <w:r>
        <w:t>Subscription</w:t>
      </w:r>
      <w:proofErr w:type="spellEnd"/>
      <w:r>
        <w:t xml:space="preserve"> auf SBC Plattformen angegeben. </w:t>
      </w:r>
    </w:p>
    <w:p w14:paraId="6000AAE6" w14:textId="77777777" w:rsidR="000C2DC2" w:rsidRDefault="000C2DC2" w:rsidP="000C2DC2">
      <w:pPr>
        <w:pStyle w:val="Zitat"/>
      </w:pPr>
      <w:r w:rsidRPr="00C97414">
        <w:rPr>
          <w:lang w:val="en-US"/>
        </w:rPr>
        <w:t>„The creators</w:t>
      </w:r>
      <w:r>
        <w:rPr>
          <w:lang w:val="en-US"/>
        </w:rPr>
        <w:t>’</w:t>
      </w:r>
      <w:r w:rsidRPr="00C97414">
        <w:rPr>
          <w:lang w:val="en-US"/>
        </w:rPr>
        <w:t xml:space="preserve"> </w:t>
      </w:r>
      <w:r w:rsidRPr="00DB4E71">
        <w:rPr>
          <w:i/>
          <w:iCs w:val="0"/>
          <w:lang w:val="en-US"/>
        </w:rPr>
        <w:t>content</w:t>
      </w:r>
      <w:r w:rsidRPr="00C97414">
        <w:rPr>
          <w:lang w:val="en-US"/>
        </w:rPr>
        <w:t xml:space="preserve"> is everything to the decision." </w:t>
      </w:r>
      <w:r>
        <w:t>(8.5.2021, 9:28:00 PM, Pos. 4)</w:t>
      </w:r>
    </w:p>
    <w:p w14:paraId="14A91711" w14:textId="77777777" w:rsidR="000C2DC2" w:rsidRDefault="000C2DC2" w:rsidP="000C2DC2">
      <w:r>
        <w:t>Bei näherer Betrachtung der Assoziationen mit dem Content zeigt sich, dass die Unterstützer dabei eine bestimmte Erwartungshaltung bezüglich der Qualität haben, die erfüllt werden sollte. Darüber hinaus wird auch auf die Kontinuität der hochgeladenen Inhalte wertgelegt.</w:t>
      </w:r>
    </w:p>
    <w:p w14:paraId="35E6B507" w14:textId="77777777" w:rsidR="000C2DC2" w:rsidRDefault="000C2DC2" w:rsidP="000C2DC2">
      <w:pPr>
        <w:pStyle w:val="Zitat"/>
      </w:pPr>
      <w:r>
        <w:lastRenderedPageBreak/>
        <w:t xml:space="preserve">„Der </w:t>
      </w:r>
      <w:r w:rsidRPr="00C97414">
        <w:rPr>
          <w:i/>
          <w:iCs w:val="0"/>
        </w:rPr>
        <w:t>Content</w:t>
      </w:r>
      <w:r>
        <w:t>, in dem Fall die Musik bzw. Videos, ist ja der Grund warum ich überhaupt etwas spende, also ist es mir sehr wichtig, dass ich regelmäßig qualitativ hochwertige Inhalte bekomme." (11.5.2021, 14:29:35, Pos. 4)</w:t>
      </w:r>
    </w:p>
    <w:p w14:paraId="6EBB9CD1" w14:textId="77777777" w:rsidR="000C2DC2" w:rsidRDefault="000C2DC2" w:rsidP="000C2DC2">
      <w:r>
        <w:t xml:space="preserve">Des Weiteren scheint Belohnung ein Einflussfaktor auf die Investitionsentscheidung einiger (potenzieller) Unterstützer zu sein, wobei die Art der Belohnung eine entscheidende Rolle spielt. Ferner sollten die Belohnungen einen Nutzen haben und im Zusammenhang mit der eigentlichen Thematik stehen. </w:t>
      </w:r>
    </w:p>
    <w:p w14:paraId="2E7BDE82" w14:textId="77777777" w:rsidR="000C2DC2" w:rsidRDefault="000C2DC2" w:rsidP="000C2DC2">
      <w:pPr>
        <w:pStyle w:val="Zitat"/>
      </w:pPr>
      <w:r w:rsidRPr="00641602">
        <w:rPr>
          <w:lang w:val="en-US"/>
        </w:rPr>
        <w:t>„</w:t>
      </w:r>
      <w:r>
        <w:rPr>
          <w:lang w:val="en-GB"/>
        </w:rPr>
        <w:t>D</w:t>
      </w:r>
      <w:r w:rsidRPr="00900899">
        <w:rPr>
          <w:lang w:val="en-GB"/>
        </w:rPr>
        <w:t xml:space="preserve">epends on the reward. I would appreciate exclusive or additional content, but not those badges." </w:t>
      </w:r>
      <w:r>
        <w:t>(05.11.21 10:06:12, Pos. 1)</w:t>
      </w:r>
    </w:p>
    <w:p w14:paraId="6114004F" w14:textId="77777777" w:rsidR="000C2DC2" w:rsidRDefault="000C2DC2" w:rsidP="000C2DC2">
      <w:r>
        <w:t>Der Zusammenhang zwischen Belohnungen und der Unterstützungsbereitschaft scheint insbesondere dann von Interesse zu sein, wenn hierbei ein Mehrwert geschaffen wird.</w:t>
      </w:r>
    </w:p>
    <w:p w14:paraId="575CC3CB" w14:textId="77777777" w:rsidR="000C2DC2" w:rsidRPr="00900899" w:rsidRDefault="000C2DC2" w:rsidP="000C2DC2">
      <w:pPr>
        <w:pStyle w:val="Zitat"/>
        <w:rPr>
          <w:lang w:val="en-GB"/>
        </w:rPr>
      </w:pPr>
      <w:r w:rsidRPr="00A035AA">
        <w:rPr>
          <w:lang w:val="en-US"/>
        </w:rPr>
        <w:t xml:space="preserve">„Through my support (5$) I get access to every published podcast episode. </w:t>
      </w:r>
      <w:r w:rsidRPr="00900899">
        <w:rPr>
          <w:lang w:val="en-GB"/>
        </w:rPr>
        <w:t>Other than that</w:t>
      </w:r>
      <w:r>
        <w:rPr>
          <w:lang w:val="en-GB"/>
        </w:rPr>
        <w:t>,</w:t>
      </w:r>
      <w:r w:rsidRPr="00900899">
        <w:rPr>
          <w:lang w:val="en-GB"/>
        </w:rPr>
        <w:t xml:space="preserve"> I don't receive any special rewards." (28.5.2021, 00:15:33, Pos. 1)</w:t>
      </w:r>
    </w:p>
    <w:p w14:paraId="1CD02E92" w14:textId="77777777" w:rsidR="000C2DC2" w:rsidRDefault="000C2DC2" w:rsidP="000C2DC2">
      <w:r>
        <w:t xml:space="preserve">Der durch den </w:t>
      </w:r>
      <w:proofErr w:type="spellStart"/>
      <w:r>
        <w:t>Creator</w:t>
      </w:r>
      <w:proofErr w:type="spellEnd"/>
      <w:r>
        <w:t xml:space="preserve"> geschaffene Mehrwert steht dabei häufig im Zusammenhang mit den geteilten Inhalten.</w:t>
      </w:r>
    </w:p>
    <w:p w14:paraId="7997591F" w14:textId="77777777" w:rsidR="000C2DC2" w:rsidRDefault="000C2DC2" w:rsidP="000C2DC2">
      <w:r>
        <w:t xml:space="preserve">Eine eher untergeordnete Rolle bei der Entscheidung der Unterstützer nimmt die Anerkennung ein. </w:t>
      </w:r>
    </w:p>
    <w:p w14:paraId="3E430268" w14:textId="77777777" w:rsidR="000C2DC2" w:rsidRDefault="000C2DC2" w:rsidP="000C2DC2">
      <w:pPr>
        <w:pStyle w:val="Zitat"/>
      </w:pPr>
      <w:r w:rsidRPr="00A035AA">
        <w:rPr>
          <w:lang w:val="en-US"/>
        </w:rPr>
        <w:t xml:space="preserve">„I must admit it feels really good to see what you can do with a little money. </w:t>
      </w:r>
      <w:r w:rsidRPr="00900899">
        <w:rPr>
          <w:lang w:val="en-GB"/>
        </w:rPr>
        <w:t>My support doesn't break the bank account</w:t>
      </w:r>
      <w:r>
        <w:rPr>
          <w:lang w:val="en-GB"/>
        </w:rPr>
        <w:t>,</w:t>
      </w:r>
      <w:r w:rsidRPr="00900899">
        <w:rPr>
          <w:lang w:val="en-GB"/>
        </w:rPr>
        <w:t xml:space="preserve"> so I really don't mind." </w:t>
      </w:r>
      <w:r>
        <w:t>(30.5.2021, 16:09:30, Pos. 2)</w:t>
      </w:r>
    </w:p>
    <w:p w14:paraId="2BC02B45" w14:textId="690A2900" w:rsidR="000C2DC2" w:rsidRDefault="000C2DC2" w:rsidP="000C2DC2">
      <w:r>
        <w:t xml:space="preserve">Auch das Bedürfnis, einer Gemeinschaft zugehörig zu sein, stellt keinen signifikanten Anreiz dar, einen </w:t>
      </w:r>
      <w:proofErr w:type="spellStart"/>
      <w:r>
        <w:t>Creator</w:t>
      </w:r>
      <w:proofErr w:type="spellEnd"/>
      <w:r>
        <w:t xml:space="preserve"> fortlaufend zu unterstützen.</w:t>
      </w:r>
      <w:r w:rsidR="00C14588">
        <w:t xml:space="preserve"> </w:t>
      </w:r>
      <w:r>
        <w:t>Nur vereinzelte Befragte möchten die Möglichkeit nutzen, Ideen mit Gleichgesinnten auszutauschen.</w:t>
      </w:r>
    </w:p>
    <w:p w14:paraId="0648C798" w14:textId="77777777" w:rsidR="000C2DC2" w:rsidRPr="00337968" w:rsidRDefault="000C2DC2" w:rsidP="000C2DC2">
      <w:bookmarkStart w:id="79" w:name="_Toc77703348"/>
      <w:r w:rsidRPr="00900899">
        <w:rPr>
          <w:lang w:val="en-GB"/>
        </w:rPr>
        <w:t xml:space="preserve">„I actually got to know some of the people after we chatted for a </w:t>
      </w:r>
      <w:proofErr w:type="gramStart"/>
      <w:r w:rsidRPr="00900899">
        <w:rPr>
          <w:lang w:val="en-GB"/>
        </w:rPr>
        <w:t>while</w:t>
      </w:r>
      <w:proofErr w:type="gramEnd"/>
      <w:r w:rsidRPr="00900899">
        <w:rPr>
          <w:lang w:val="en-GB"/>
        </w:rPr>
        <w:t xml:space="preserve"> and I think it's good that we as supporters can talk about our opinions on certain topics." </w:t>
      </w:r>
      <w:r>
        <w:t>(30.5.2021, 16:09:30, Pos. 5)</w:t>
      </w:r>
      <w:bookmarkEnd w:id="79"/>
      <w:r>
        <w:t xml:space="preserve"> </w:t>
      </w:r>
    </w:p>
    <w:p w14:paraId="311DB74F" w14:textId="77777777" w:rsidR="000C2DC2" w:rsidRPr="00FC38BC" w:rsidRDefault="000C2DC2" w:rsidP="000C2DC2">
      <w:bookmarkStart w:id="80" w:name="_Toc77703349"/>
      <w:r w:rsidRPr="00337968">
        <w:t xml:space="preserve">Bei der </w:t>
      </w:r>
      <w:r w:rsidRPr="00FC38BC">
        <w:t xml:space="preserve">Frage nach den Gründen für das Abschließen von </w:t>
      </w:r>
      <w:proofErr w:type="spellStart"/>
      <w:r w:rsidRPr="00FC38BC">
        <w:t>Subscriptions</w:t>
      </w:r>
      <w:proofErr w:type="spellEnd"/>
      <w:r w:rsidRPr="00FC38BC">
        <w:t>, also der Entscheidung, eine Unterstützung zu beenden,</w:t>
      </w:r>
      <w:bookmarkEnd w:id="80"/>
      <w:r w:rsidRPr="00FC38BC">
        <w:t xml:space="preserve"> ergibt sich ebenfalls ein homogenes Bild. Denn auch hier wird für die Einstellung einer Unterstützung die geteilten Inhalte als ausschlaggebender Grund geäußert.</w:t>
      </w:r>
    </w:p>
    <w:p w14:paraId="5C0E282A" w14:textId="77777777" w:rsidR="000C2DC2" w:rsidRDefault="000C2DC2" w:rsidP="000C2DC2">
      <w:r>
        <w:lastRenderedPageBreak/>
        <w:t xml:space="preserve">Eine Unterstützung wird insofern insbesondere dann abgeschlossen, wenn der Content nicht mehr den Ansprüchen der </w:t>
      </w:r>
      <w:proofErr w:type="spellStart"/>
      <w:r>
        <w:t>Subscriptions</w:t>
      </w:r>
      <w:proofErr w:type="spellEnd"/>
      <w:r>
        <w:t xml:space="preserve"> entspricht und sich nicht mehr mit dem Thema identifizieren kann.</w:t>
      </w:r>
    </w:p>
    <w:p w14:paraId="2627C4A0" w14:textId="77777777" w:rsidR="000C2DC2" w:rsidRPr="003711A7" w:rsidRDefault="000C2DC2" w:rsidP="000C2DC2">
      <w:pPr>
        <w:pStyle w:val="Zitat"/>
      </w:pPr>
      <w:r w:rsidRPr="003711A7">
        <w:t xml:space="preserve">„Content not relevant </w:t>
      </w:r>
      <w:proofErr w:type="spellStart"/>
      <w:r w:rsidRPr="003711A7">
        <w:t>anymore</w:t>
      </w:r>
      <w:proofErr w:type="spellEnd"/>
      <w:r w:rsidRPr="003711A7">
        <w:t>." (17/05/2021, 02:13:19, Pos. 6)</w:t>
      </w:r>
    </w:p>
    <w:p w14:paraId="5EAF0125" w14:textId="77777777" w:rsidR="000C2DC2" w:rsidRDefault="000C2DC2" w:rsidP="000C2DC2">
      <w:r>
        <w:t>Hierbei stehen insbesondere die Qualität und die Regelmäßigkeit der hochgeladenen Inhalte im Vordergrund.</w:t>
      </w:r>
    </w:p>
    <w:p w14:paraId="7ACBCC2B" w14:textId="77777777" w:rsidR="000C2DC2" w:rsidRDefault="000C2DC2" w:rsidP="000C2DC2">
      <w:pPr>
        <w:pStyle w:val="Zitat"/>
      </w:pPr>
      <w:r w:rsidRPr="003711A7">
        <w:rPr>
          <w:lang w:val="en-US"/>
        </w:rPr>
        <w:t xml:space="preserve">„Lack of quality, no frequent uploads..." </w:t>
      </w:r>
      <w:r>
        <w:t>(28.5.2021, 00:15:33, Pos. 6)</w:t>
      </w:r>
    </w:p>
    <w:p w14:paraId="776484C1" w14:textId="77777777" w:rsidR="000C2DC2" w:rsidRDefault="000C2DC2" w:rsidP="000C2DC2">
      <w:r>
        <w:t xml:space="preserve">Des </w:t>
      </w:r>
      <w:proofErr w:type="spellStart"/>
      <w:r>
        <w:t>Weiteren</w:t>
      </w:r>
      <w:proofErr w:type="spellEnd"/>
      <w:r>
        <w:t xml:space="preserve"> erwarten einige Unterstützer einen Zusatznutzen für ihre Zuwendungen. Diese Personen sind nur bereit Zuwendungen zu tätigen, solange ein Mehrwert besteht und dieser auch mit der Konkurrenz mithalten kann.</w:t>
      </w:r>
    </w:p>
    <w:p w14:paraId="6645D91F" w14:textId="77777777" w:rsidR="000C2DC2" w:rsidRPr="00E27CAC" w:rsidRDefault="000C2DC2" w:rsidP="000C2DC2">
      <w:pPr>
        <w:pStyle w:val="Zitat"/>
        <w:rPr>
          <w:lang w:val="en-GB"/>
        </w:rPr>
      </w:pPr>
      <w:r w:rsidRPr="00641602">
        <w:rPr>
          <w:lang w:val="en-US"/>
        </w:rPr>
        <w:t>„</w:t>
      </w:r>
      <w:r w:rsidRPr="00900899">
        <w:rPr>
          <w:lang w:val="en-GB"/>
        </w:rPr>
        <w:t xml:space="preserve">If I am not happy with the service." </w:t>
      </w:r>
      <w:r w:rsidRPr="00E27CAC">
        <w:rPr>
          <w:lang w:val="en-GB"/>
        </w:rPr>
        <w:t>(4.5.2021, 22:03:36, Pos. 6)</w:t>
      </w:r>
    </w:p>
    <w:p w14:paraId="20A76197" w14:textId="77777777" w:rsidR="000C2DC2" w:rsidRPr="00E27CAC" w:rsidRDefault="000C2DC2" w:rsidP="000C2DC2">
      <w:pPr>
        <w:pStyle w:val="Zitat"/>
        <w:rPr>
          <w:lang w:val="en-GB"/>
        </w:rPr>
      </w:pPr>
      <w:r w:rsidRPr="00E27CAC">
        <w:rPr>
          <w:lang w:val="en-GB"/>
        </w:rPr>
        <w:t>„Better content elsewhere " (17/05/2021, 12:53:45, Pos. 6)</w:t>
      </w:r>
    </w:p>
    <w:p w14:paraId="5057A3D6" w14:textId="77777777" w:rsidR="000C2DC2" w:rsidRDefault="000C2DC2" w:rsidP="000C2DC2">
      <w:r>
        <w:t xml:space="preserve">Darüber hinaus können auch unangemessenes Verhalten des </w:t>
      </w:r>
      <w:proofErr w:type="spellStart"/>
      <w:r>
        <w:t>Creators</w:t>
      </w:r>
      <w:proofErr w:type="spellEnd"/>
      <w:r>
        <w:t xml:space="preserve"> oder unangebrachte Inhalte und Verhalten im Sinne von Diskriminierung, Gewaltverherrlichung, extreme politische Äußerungen zur Einstellung von fortlaufenden Unterstützungen führen.</w:t>
      </w:r>
    </w:p>
    <w:p w14:paraId="2C0F0246" w14:textId="512AFEB1" w:rsidR="00A51A14" w:rsidRPr="00A51A14" w:rsidRDefault="000C2DC2" w:rsidP="00A51A14">
      <w:pPr>
        <w:pStyle w:val="Zitat"/>
      </w:pPr>
      <w:r w:rsidRPr="00900899">
        <w:rPr>
          <w:lang w:val="en-GB"/>
        </w:rPr>
        <w:t xml:space="preserve">„Spreading misinformation or harmful advice, harming others on purpose, being dishonest or lying." </w:t>
      </w:r>
      <w:r>
        <w:t>(11.5.2021, 12:24:17 AM, Pos. 6)</w:t>
      </w:r>
    </w:p>
    <w:p w14:paraId="0E3C949C" w14:textId="77777777" w:rsidR="000C2DC2" w:rsidRDefault="000C2DC2" w:rsidP="000C2DC2">
      <w:pPr>
        <w:pStyle w:val="berschrift1"/>
      </w:pPr>
      <w:bookmarkStart w:id="81" w:name="_Toc77703350"/>
      <w:r w:rsidRPr="003711A7">
        <w:t>Diskussion</w:t>
      </w:r>
      <w:bookmarkEnd w:id="81"/>
    </w:p>
    <w:p w14:paraId="451DDC58" w14:textId="77777777" w:rsidR="000C2DC2" w:rsidRDefault="000C2DC2" w:rsidP="000C2DC2">
      <w:r>
        <w:t>Bei der Prüfung des Modells auf interne Konsistenz und Konstruktvalidität hat sich gezeigt, dass ein Modell mit den zwei Faktoren intern und extern eine sehr gute Möglichkeit darstellt, die Motivation von SBC Unterstützern abzubilden.</w:t>
      </w:r>
    </w:p>
    <w:p w14:paraId="259AF43C" w14:textId="39E355D0" w:rsidR="000C2DC2" w:rsidRDefault="000C2DC2" w:rsidP="000C2DC2">
      <w:r>
        <w:t xml:space="preserve">Die Ergebnisse der quantitativen Forschung haben des </w:t>
      </w:r>
      <w:proofErr w:type="spellStart"/>
      <w:r>
        <w:t>Weiteren</w:t>
      </w:r>
      <w:proofErr w:type="spellEnd"/>
      <w:r>
        <w:t xml:space="preserve"> gezeigt, dass die intrinsischen Motive eine untergeordnete Rolle spielen und damit extrinsische Faktoren bei der Motivation von SBC Unterstützern überwiegen.</w:t>
      </w:r>
    </w:p>
    <w:p w14:paraId="44987A96" w14:textId="7C605353" w:rsidR="000C2DC2" w:rsidRDefault="000C2DC2" w:rsidP="000C2DC2">
      <w:r w:rsidRPr="004067DA">
        <w:t xml:space="preserve">Um die Ergebnisse dieser Studie auch richtig einordnen und interpretieren zu können, ist es wichtig auf die </w:t>
      </w:r>
      <w:r>
        <w:t>Grenzen dieser Analyse hinzuweis</w:t>
      </w:r>
      <w:r w:rsidRPr="005073BE">
        <w:t xml:space="preserve">en. Mit 56 Probanden </w:t>
      </w:r>
      <w:r w:rsidRPr="00635841">
        <w:t>kann man</w:t>
      </w:r>
      <w:r w:rsidRPr="005073BE">
        <w:t xml:space="preserve"> die Repräsentativität der Stichprobe hinterfragen.</w:t>
      </w:r>
      <w:r>
        <w:t xml:space="preserve"> Um</w:t>
      </w:r>
      <w:r w:rsidRPr="004067DA">
        <w:t xml:space="preserve"> sign</w:t>
      </w:r>
      <w:r>
        <w:t>ifikante Ergebnisse zu erhalten, müsste d</w:t>
      </w:r>
      <w:r w:rsidRPr="00635841">
        <w:t xml:space="preserve">aher die Stichprobengröße und damit die Anzahl der Befragten in </w:t>
      </w:r>
      <w:r>
        <w:t xml:space="preserve">dieser Studie erhöht werden. Dies wäre insbesondere notwendig, falls ein </w:t>
      </w:r>
      <w:r w:rsidR="00C14588">
        <w:t>SEM</w:t>
      </w:r>
      <w:r>
        <w:t xml:space="preserve"> Modell mithilfe einer </w:t>
      </w:r>
      <w:r w:rsidR="00C14588">
        <w:t>CFA</w:t>
      </w:r>
      <w:r>
        <w:t xml:space="preserve"> validiert werden soll. Hierbei sollte allerdings darauf geachtet </w:t>
      </w:r>
      <w:r>
        <w:lastRenderedPageBreak/>
        <w:t>werden, dass insbesondere bei dem Faktor Content mehr Items gemessen werden, um somit die Fak</w:t>
      </w:r>
      <w:r w:rsidR="00C14588">
        <w:t>t</w:t>
      </w:r>
      <w:r>
        <w:t>orladung zu erhöhen.</w:t>
      </w:r>
    </w:p>
    <w:p w14:paraId="28A3AFB3" w14:textId="77777777" w:rsidR="000C2DC2" w:rsidRDefault="000C2DC2" w:rsidP="000C2DC2">
      <w:r w:rsidRPr="003C6C54">
        <w:t>Als weiterer Punkt ist anzumerken</w:t>
      </w:r>
      <w:r>
        <w:t xml:space="preserve">, dass auch die Abhängige Variable nicht zwangsläufig eine optimale Messmethode der Unterstützermotivation darstellt. Auf Basis der Studie von </w:t>
      </w:r>
      <w:proofErr w:type="spellStart"/>
      <w:r>
        <w:t>Cholakova</w:t>
      </w:r>
      <w:proofErr w:type="spellEnd"/>
      <w:r>
        <w:t xml:space="preserve"> und </w:t>
      </w:r>
      <w:proofErr w:type="spellStart"/>
      <w:r>
        <w:t>Clarysse</w:t>
      </w:r>
      <w:proofErr w:type="spellEnd"/>
      <w:r>
        <w:t xml:space="preserve"> wäre eine alternative Studie denkbar, bei welcher die Abhängige Variable mithilfe der Zuwendungshöhe gemessen wird.</w:t>
      </w:r>
      <w:r>
        <w:rPr>
          <w:rStyle w:val="Funotenzeichen"/>
        </w:rPr>
        <w:footnoteReference w:id="115"/>
      </w:r>
      <w:r>
        <w:t xml:space="preserve"> Hierbei wäre es möglich eine ähnliche Methodik anzuwenden, wobei die Ergebnisse des </w:t>
      </w:r>
      <w:proofErr w:type="spellStart"/>
      <w:r>
        <w:t>Reward</w:t>
      </w:r>
      <w:proofErr w:type="spellEnd"/>
      <w:r>
        <w:t xml:space="preserve"> Simulator ebenfalls im Google Sheet gespeichert werden.</w:t>
      </w:r>
    </w:p>
    <w:p w14:paraId="2A982C63" w14:textId="77777777" w:rsidR="000C2DC2" w:rsidRDefault="000C2DC2" w:rsidP="000C2DC2">
      <w:r>
        <w:t xml:space="preserve">Aus der qualitativen Datenerhebung lässt sich die Schlussfolgerung ziehen, dass die Motive mit einem hohen Maß an Selbstbestimmung geprägt sind. Da die Antworten auf die offenen </w:t>
      </w:r>
      <w:proofErr w:type="gramStart"/>
      <w:r>
        <w:t>Fragen relativ</w:t>
      </w:r>
      <w:proofErr w:type="gramEnd"/>
      <w:r>
        <w:t xml:space="preserve"> kurz und knapp gegeben wurden, bietet sich eher die Durchführung von Interviews als geeignetere Erhebungsmethode an. </w:t>
      </w:r>
    </w:p>
    <w:p w14:paraId="2AEB9AF2" w14:textId="0E5B6834" w:rsidR="000C2DC2" w:rsidRDefault="000C2DC2" w:rsidP="000C2DC2">
      <w:r>
        <w:t>Im Gegensatz zu den grundlegenden Ergebnissen von Bürger, dass insbesondere monetäre Belohnungen Einfluss auf die Unterstützungsbereitschaft der SBC Nutzer haben,</w:t>
      </w:r>
      <w:r>
        <w:rPr>
          <w:rStyle w:val="Funotenzeichen"/>
        </w:rPr>
        <w:footnoteReference w:id="116"/>
      </w:r>
      <w:r>
        <w:t xml:space="preserve"> deuten die Ergebnisse dieser Feldstudie darauf hin, dass der geteilte Inhalt der SBC </w:t>
      </w:r>
      <w:proofErr w:type="spellStart"/>
      <w:r>
        <w:t>Creator</w:t>
      </w:r>
      <w:proofErr w:type="spellEnd"/>
      <w:r>
        <w:t xml:space="preserve"> eine übergeordnete Rolle spielt. Dies wird insbesondere durch den qualitativen Teil der Studie bestätigt. Allerdings ist zu erwähnen, dass bei der Modellierung des Modells die belohnungsrelevanten Items rew1 und rew3 entfernt werden mussten. Daher lässt sich auf Basis der qualitativen Forschung keine valide Schlussfolgerung ziehen. </w:t>
      </w:r>
    </w:p>
    <w:p w14:paraId="2BA40C9C" w14:textId="77777777" w:rsidR="000C2DC2" w:rsidRDefault="000C2DC2" w:rsidP="000C2DC2">
      <w:pPr>
        <w:pStyle w:val="berschrift1"/>
      </w:pPr>
      <w:bookmarkStart w:id="82" w:name="_Toc77703351"/>
      <w:bookmarkStart w:id="83" w:name="_Toc77703352"/>
      <w:bookmarkStart w:id="84" w:name="_Toc77703353"/>
      <w:bookmarkEnd w:id="82"/>
      <w:bookmarkEnd w:id="83"/>
      <w:r w:rsidRPr="00641602">
        <w:t>Fazit</w:t>
      </w:r>
      <w:bookmarkEnd w:id="84"/>
    </w:p>
    <w:p w14:paraId="4F847637" w14:textId="77777777" w:rsidR="000C2DC2" w:rsidRPr="00900899" w:rsidRDefault="000C2DC2" w:rsidP="000C2DC2">
      <w:r w:rsidRPr="00900899">
        <w:t>In der vorliegenden Arbeit wurde die intrinsische und extrinsische Motivation untersucht bezüglich de</w:t>
      </w:r>
      <w:r>
        <w:t>s</w:t>
      </w:r>
      <w:r w:rsidRPr="00900899">
        <w:t xml:space="preserve"> SBC und mit den Ergebnissen der empirischen S</w:t>
      </w:r>
      <w:r>
        <w:t>t</w:t>
      </w:r>
      <w:r w:rsidRPr="00900899">
        <w:t>udie verglichen, um mögliche Schlüsse auf die Entwicklung des SBC ziehen zu können. Zusätzlich wurden die Ergebnisse zusammengefasst, um die Fragestellungen beantworten zu können</w:t>
      </w:r>
      <w:r>
        <w:t xml:space="preserve">, </w:t>
      </w:r>
      <w:r w:rsidRPr="00900899">
        <w:t>sowie offene Fragen und Perspektiven für weiterführende Untersuchungen darzulegen.</w:t>
      </w:r>
    </w:p>
    <w:p w14:paraId="27B80901" w14:textId="7445E0B4" w:rsidR="000C2DC2" w:rsidRDefault="000C2DC2" w:rsidP="000C2DC2">
      <w:r w:rsidRPr="00900899">
        <w:lastRenderedPageBreak/>
        <w:t>Bei der Prüfung des Modells auf interne Konsistenz und Konstruktvalidität, zeigt sich, dass ein Modell mit den zwei Faktoren intern und extern eine sehr gute Möglichkeit ist und die Motivation von SBC Unterstützern sein kann.</w:t>
      </w:r>
    </w:p>
    <w:p w14:paraId="3C4E7532" w14:textId="77777777" w:rsidR="00527DCD" w:rsidRPr="00900899" w:rsidRDefault="00527DCD" w:rsidP="000C2DC2"/>
    <w:p w14:paraId="5A3E29DA" w14:textId="77777777" w:rsidR="000C2DC2" w:rsidRPr="00900899" w:rsidRDefault="000C2DC2" w:rsidP="000C2DC2">
      <w:r w:rsidRPr="00900899">
        <w:t xml:space="preserve">Die Ergebnisse der quantitativen Forschung haben des </w:t>
      </w:r>
      <w:proofErr w:type="spellStart"/>
      <w:r w:rsidRPr="00900899">
        <w:t>Weiteren</w:t>
      </w:r>
      <w:proofErr w:type="spellEnd"/>
      <w:r w:rsidRPr="00900899">
        <w:t xml:space="preserve"> gezeigt, dass die intrinsischen Motive eine untergeordnete Rolle spielen. Hingegen deutet das modellierte Modell darauf</w:t>
      </w:r>
      <w:r>
        <w:t xml:space="preserve"> </w:t>
      </w:r>
      <w:r w:rsidRPr="00900899">
        <w:t>hin, dass extrinsi</w:t>
      </w:r>
      <w:r>
        <w:t>s</w:t>
      </w:r>
      <w:r w:rsidRPr="00900899">
        <w:t xml:space="preserve">che Faktoren erheblich stärkere Wirkung auf die Motivation von SBC Unterstützern </w:t>
      </w:r>
      <w:proofErr w:type="gramStart"/>
      <w:r w:rsidRPr="00900899">
        <w:t>hat</w:t>
      </w:r>
      <w:proofErr w:type="gramEnd"/>
      <w:r w:rsidRPr="00900899">
        <w:t xml:space="preserve">.   </w:t>
      </w:r>
    </w:p>
    <w:p w14:paraId="203540BB" w14:textId="77777777" w:rsidR="000C2DC2" w:rsidRPr="000F4D14" w:rsidRDefault="000C2DC2" w:rsidP="000C2DC2">
      <w:pPr>
        <w:pStyle w:val="berschrift1ohneNummer"/>
        <w:rPr>
          <w:lang w:val="en-GB"/>
        </w:rPr>
      </w:pPr>
      <w:bookmarkStart w:id="85" w:name="_Toc77703362"/>
      <w:proofErr w:type="spellStart"/>
      <w:r w:rsidRPr="000F4D14">
        <w:rPr>
          <w:lang w:val="en-GB"/>
        </w:rPr>
        <w:t>Literaturverzeichnis</w:t>
      </w:r>
      <w:bookmarkEnd w:id="85"/>
      <w:proofErr w:type="spellEnd"/>
    </w:p>
    <w:p w14:paraId="360113C9" w14:textId="77777777" w:rsidR="000C2DC2" w:rsidRPr="009421BD" w:rsidRDefault="000C2DC2" w:rsidP="000C2DC2">
      <w:pPr>
        <w:rPr>
          <w:rFonts w:cs="Arial"/>
          <w:lang w:val="en-GB"/>
        </w:rPr>
      </w:pPr>
      <w:proofErr w:type="spellStart"/>
      <w:r w:rsidRPr="00597B54">
        <w:rPr>
          <w:rFonts w:cs="Arial"/>
          <w:lang w:val="en-GB"/>
        </w:rPr>
        <w:t>Ahlers</w:t>
      </w:r>
      <w:proofErr w:type="spellEnd"/>
      <w:r w:rsidRPr="00597B54">
        <w:rPr>
          <w:rFonts w:cs="Arial"/>
          <w:lang w:val="en-GB"/>
        </w:rPr>
        <w:t xml:space="preserve">, Gerrit K.C.; Cumming, Douglas; Günther, Christina; Schweizer, Denis (2015): </w:t>
      </w:r>
      <w:r w:rsidRPr="009421BD">
        <w:rPr>
          <w:rFonts w:cs="Arial"/>
          <w:lang w:val="en-GB"/>
        </w:rPr>
        <w:t>“</w:t>
      </w:r>
      <w:proofErr w:type="spellStart"/>
      <w:r w:rsidRPr="00597B54">
        <w:rPr>
          <w:rFonts w:cs="Arial"/>
          <w:lang w:val="en-GB"/>
        </w:rPr>
        <w:t>Signaling</w:t>
      </w:r>
      <w:proofErr w:type="spellEnd"/>
      <w:r w:rsidRPr="00597B54">
        <w:rPr>
          <w:rFonts w:cs="Arial"/>
          <w:lang w:val="en-GB"/>
        </w:rPr>
        <w:t xml:space="preserve"> in Equity </w:t>
      </w:r>
      <w:proofErr w:type="gramStart"/>
      <w:r w:rsidRPr="00597B54">
        <w:rPr>
          <w:rFonts w:cs="Arial"/>
          <w:lang w:val="en-GB"/>
        </w:rPr>
        <w:t>Crowdfunding</w:t>
      </w:r>
      <w:r w:rsidRPr="009421BD">
        <w:rPr>
          <w:rFonts w:cs="Arial"/>
          <w:lang w:val="en-GB"/>
        </w:rPr>
        <w:t>“</w:t>
      </w:r>
      <w:proofErr w:type="gramEnd"/>
      <w:r w:rsidRPr="00597B54">
        <w:rPr>
          <w:rFonts w:cs="Arial"/>
          <w:lang w:val="en-GB"/>
        </w:rPr>
        <w:t xml:space="preserve">. </w:t>
      </w:r>
      <w:r w:rsidRPr="009421BD">
        <w:rPr>
          <w:rFonts w:cs="Arial"/>
          <w:lang w:val="en-GB"/>
        </w:rPr>
        <w:t>In: Entrepreneurship Theory and Practice 39 (4), S. 955–980. DOI: 10.1111/etap.12157 (</w:t>
      </w:r>
      <w:proofErr w:type="spellStart"/>
      <w:r w:rsidRPr="009421BD">
        <w:rPr>
          <w:rFonts w:cs="Arial"/>
          <w:lang w:val="en-GB"/>
        </w:rPr>
        <w:t>zitiert</w:t>
      </w:r>
      <w:proofErr w:type="spellEnd"/>
      <w:r w:rsidRPr="009421BD">
        <w:rPr>
          <w:rFonts w:cs="Arial"/>
          <w:lang w:val="en-GB"/>
        </w:rPr>
        <w:t xml:space="preserve"> </w:t>
      </w:r>
      <w:proofErr w:type="spellStart"/>
      <w:r w:rsidRPr="009421BD">
        <w:rPr>
          <w:rFonts w:cs="Arial"/>
          <w:lang w:val="en-GB"/>
        </w:rPr>
        <w:t>als</w:t>
      </w:r>
      <w:proofErr w:type="spellEnd"/>
      <w:r w:rsidRPr="009421BD">
        <w:rPr>
          <w:rFonts w:cs="Arial"/>
          <w:lang w:val="en-GB"/>
        </w:rPr>
        <w:t xml:space="preserve">: </w:t>
      </w:r>
      <w:r w:rsidRPr="009421BD">
        <w:rPr>
          <w:rFonts w:cs="Arial"/>
          <w:lang w:val="da-DK"/>
        </w:rPr>
        <w:t>Ahlers et al. 2015, S.).</w:t>
      </w:r>
    </w:p>
    <w:p w14:paraId="6260D54B" w14:textId="77777777" w:rsidR="000C2DC2" w:rsidRDefault="000C2DC2" w:rsidP="000C2DC2">
      <w:pPr>
        <w:rPr>
          <w:rFonts w:cs="Arial"/>
          <w:lang w:val="en-GB"/>
        </w:rPr>
      </w:pPr>
      <w:proofErr w:type="spellStart"/>
      <w:r w:rsidRPr="00597B54">
        <w:rPr>
          <w:rFonts w:cs="Arial"/>
          <w:lang w:val="en-GB"/>
        </w:rPr>
        <w:t>Aitamurto</w:t>
      </w:r>
      <w:proofErr w:type="spellEnd"/>
      <w:r w:rsidRPr="00597B54">
        <w:rPr>
          <w:rFonts w:cs="Arial"/>
          <w:lang w:val="en-GB"/>
        </w:rPr>
        <w:t>, T</w:t>
      </w:r>
      <w:r>
        <w:rPr>
          <w:rFonts w:cs="Arial"/>
          <w:lang w:val="en-GB"/>
        </w:rPr>
        <w:t>anja</w:t>
      </w:r>
      <w:r w:rsidRPr="00597B54">
        <w:rPr>
          <w:rFonts w:cs="Arial"/>
          <w:lang w:val="en-GB"/>
        </w:rPr>
        <w:t xml:space="preserve"> (2011): </w:t>
      </w:r>
      <w:r w:rsidRPr="009421BD">
        <w:rPr>
          <w:rFonts w:cs="Arial"/>
          <w:lang w:val="en-GB"/>
        </w:rPr>
        <w:t>“</w:t>
      </w:r>
      <w:r w:rsidRPr="00597B54">
        <w:rPr>
          <w:rFonts w:cs="Arial"/>
          <w:lang w:val="en-GB"/>
        </w:rPr>
        <w:t xml:space="preserve">The impact of Crowdfunding for </w:t>
      </w:r>
      <w:proofErr w:type="gramStart"/>
      <w:r w:rsidRPr="00597B54">
        <w:rPr>
          <w:rFonts w:cs="Arial"/>
          <w:lang w:val="en-GB"/>
        </w:rPr>
        <w:t>Journalism</w:t>
      </w:r>
      <w:r w:rsidRPr="009421BD">
        <w:rPr>
          <w:rFonts w:cs="Arial"/>
          <w:lang w:val="en-GB"/>
        </w:rPr>
        <w:t>“</w:t>
      </w:r>
      <w:proofErr w:type="gramEnd"/>
      <w:r>
        <w:rPr>
          <w:rFonts w:cs="Arial"/>
          <w:lang w:val="en-GB"/>
        </w:rPr>
        <w:t>. I</w:t>
      </w:r>
      <w:r w:rsidRPr="00597B54">
        <w:rPr>
          <w:rFonts w:cs="Arial"/>
          <w:lang w:val="en-GB"/>
        </w:rPr>
        <w:t>n: Journalism Practise, 5(4), 429 – 445 (</w:t>
      </w:r>
      <w:proofErr w:type="spellStart"/>
      <w:r w:rsidRPr="00597B54">
        <w:rPr>
          <w:rFonts w:cs="Arial"/>
          <w:lang w:val="en-GB"/>
        </w:rPr>
        <w:t>zitiert</w:t>
      </w:r>
      <w:proofErr w:type="spellEnd"/>
      <w:r w:rsidRPr="00597B54">
        <w:rPr>
          <w:rFonts w:cs="Arial"/>
          <w:lang w:val="en-GB"/>
        </w:rPr>
        <w:t xml:space="preserve"> </w:t>
      </w:r>
      <w:proofErr w:type="spellStart"/>
      <w:r w:rsidRPr="00597B54">
        <w:rPr>
          <w:rFonts w:cs="Arial"/>
          <w:lang w:val="en-GB"/>
        </w:rPr>
        <w:t>als</w:t>
      </w:r>
      <w:proofErr w:type="spellEnd"/>
      <w:r w:rsidRPr="00597B54">
        <w:rPr>
          <w:rFonts w:cs="Arial"/>
          <w:lang w:val="en-GB"/>
        </w:rPr>
        <w:t xml:space="preserve">: </w:t>
      </w:r>
      <w:proofErr w:type="spellStart"/>
      <w:r w:rsidRPr="00597B54">
        <w:rPr>
          <w:rFonts w:cs="Arial"/>
          <w:lang w:val="en-GB"/>
        </w:rPr>
        <w:t>Aitamurto</w:t>
      </w:r>
      <w:proofErr w:type="spellEnd"/>
      <w:r w:rsidRPr="00597B54">
        <w:rPr>
          <w:rFonts w:cs="Arial"/>
          <w:lang w:val="en-GB"/>
        </w:rPr>
        <w:t xml:space="preserve"> 2011, S.).</w:t>
      </w:r>
    </w:p>
    <w:p w14:paraId="37E37ED4" w14:textId="77777777" w:rsidR="000C2DC2" w:rsidRDefault="000C2DC2" w:rsidP="000C2DC2">
      <w:pPr>
        <w:rPr>
          <w:rFonts w:cs="Arial"/>
          <w:lang w:val="en-GB"/>
        </w:rPr>
      </w:pPr>
      <w:r w:rsidRPr="00C51935">
        <w:rPr>
          <w:rFonts w:cs="Arial"/>
          <w:lang w:val="en-GB"/>
        </w:rPr>
        <w:t xml:space="preserve">Allison, </w:t>
      </w:r>
      <w:r>
        <w:rPr>
          <w:rFonts w:cs="Arial"/>
          <w:lang w:val="en-GB"/>
        </w:rPr>
        <w:t>T.H., Davis, B.C., Short, J.C. u</w:t>
      </w:r>
      <w:r w:rsidRPr="00C51935">
        <w:rPr>
          <w:rFonts w:cs="Arial"/>
          <w:lang w:val="en-GB"/>
        </w:rPr>
        <w:t>nd Webb, J.W. (2015), “Crowdfunding in a prosocial microlending</w:t>
      </w:r>
      <w:r>
        <w:rPr>
          <w:rFonts w:cs="Arial"/>
          <w:lang w:val="en-GB"/>
        </w:rPr>
        <w:t xml:space="preserve"> </w:t>
      </w:r>
      <w:r w:rsidRPr="00C51935">
        <w:rPr>
          <w:rFonts w:cs="Arial"/>
          <w:lang w:val="en-GB"/>
        </w:rPr>
        <w:t>environment: examining the role of i</w:t>
      </w:r>
      <w:r>
        <w:rPr>
          <w:rFonts w:cs="Arial"/>
          <w:lang w:val="en-GB"/>
        </w:rPr>
        <w:t>ntrinsic versus extrinsic cues”. In:</w:t>
      </w:r>
      <w:r w:rsidRPr="00C51935">
        <w:rPr>
          <w:rFonts w:cs="Arial"/>
          <w:lang w:val="en-GB"/>
        </w:rPr>
        <w:t xml:space="preserve"> Entrepreneurship Theory</w:t>
      </w:r>
      <w:r>
        <w:rPr>
          <w:rFonts w:cs="Arial"/>
          <w:lang w:val="en-GB"/>
        </w:rPr>
        <w:t xml:space="preserve"> </w:t>
      </w:r>
      <w:r w:rsidRPr="00C51935">
        <w:rPr>
          <w:rFonts w:cs="Arial"/>
          <w:lang w:val="en-GB"/>
        </w:rPr>
        <w:t xml:space="preserve">and Practice, </w:t>
      </w:r>
      <w:r>
        <w:rPr>
          <w:rFonts w:cs="Arial"/>
          <w:lang w:val="en-GB"/>
        </w:rPr>
        <w:t xml:space="preserve">2015, </w:t>
      </w:r>
      <w:r w:rsidRPr="00C51935">
        <w:rPr>
          <w:rFonts w:cs="Arial"/>
          <w:lang w:val="en-GB"/>
        </w:rPr>
        <w:t xml:space="preserve">Vol. 39 No. 1, </w:t>
      </w:r>
      <w:r>
        <w:rPr>
          <w:rFonts w:cs="Arial"/>
          <w:lang w:val="en-GB"/>
        </w:rPr>
        <w:t>S.</w:t>
      </w:r>
      <w:r w:rsidRPr="00C51935">
        <w:rPr>
          <w:rFonts w:cs="Arial"/>
          <w:lang w:val="en-GB"/>
        </w:rPr>
        <w:t xml:space="preserve"> 53-73</w:t>
      </w:r>
      <w:r>
        <w:rPr>
          <w:rFonts w:cs="Arial"/>
          <w:lang w:val="en-GB"/>
        </w:rPr>
        <w:t xml:space="preserve"> (</w:t>
      </w:r>
      <w:proofErr w:type="spellStart"/>
      <w:r>
        <w:rPr>
          <w:rFonts w:cs="Arial"/>
          <w:lang w:val="en-GB"/>
        </w:rPr>
        <w:t>zitiert</w:t>
      </w:r>
      <w:proofErr w:type="spellEnd"/>
      <w:r>
        <w:rPr>
          <w:rFonts w:cs="Arial"/>
          <w:lang w:val="en-GB"/>
        </w:rPr>
        <w:t xml:space="preserve"> </w:t>
      </w:r>
      <w:proofErr w:type="spellStart"/>
      <w:r>
        <w:rPr>
          <w:rFonts w:cs="Arial"/>
          <w:lang w:val="en-GB"/>
        </w:rPr>
        <w:t>als</w:t>
      </w:r>
      <w:proofErr w:type="spellEnd"/>
      <w:r>
        <w:rPr>
          <w:rFonts w:cs="Arial"/>
          <w:lang w:val="en-GB"/>
        </w:rPr>
        <w:t>: Allison et. al 2015, S.).</w:t>
      </w:r>
    </w:p>
    <w:p w14:paraId="2D856A07" w14:textId="77777777" w:rsidR="000C2DC2" w:rsidRDefault="000C2DC2" w:rsidP="000C2DC2">
      <w:pPr>
        <w:rPr>
          <w:rFonts w:cs="Arial"/>
          <w:lang w:val="en-GB"/>
        </w:rPr>
      </w:pPr>
      <w:r w:rsidRPr="00552463">
        <w:rPr>
          <w:rFonts w:cs="Arial"/>
          <w:lang w:val="en-GB"/>
        </w:rPr>
        <w:t xml:space="preserve">Bagheri, </w:t>
      </w:r>
      <w:proofErr w:type="spellStart"/>
      <w:r w:rsidRPr="00552463">
        <w:rPr>
          <w:rFonts w:cs="Arial"/>
          <w:lang w:val="en-GB"/>
        </w:rPr>
        <w:t>Afsaneh</w:t>
      </w:r>
      <w:proofErr w:type="spellEnd"/>
      <w:r w:rsidRPr="00552463">
        <w:rPr>
          <w:rFonts w:cs="Arial"/>
          <w:lang w:val="en-GB"/>
        </w:rPr>
        <w:t xml:space="preserve">; </w:t>
      </w:r>
      <w:proofErr w:type="spellStart"/>
      <w:r w:rsidRPr="00552463">
        <w:rPr>
          <w:rFonts w:cs="Arial"/>
          <w:lang w:val="en-GB"/>
        </w:rPr>
        <w:t>Chitsazan</w:t>
      </w:r>
      <w:proofErr w:type="spellEnd"/>
      <w:r w:rsidRPr="00552463">
        <w:rPr>
          <w:rFonts w:cs="Arial"/>
          <w:lang w:val="en-GB"/>
        </w:rPr>
        <w:t xml:space="preserve">, </w:t>
      </w:r>
      <w:proofErr w:type="spellStart"/>
      <w:r w:rsidRPr="00552463">
        <w:rPr>
          <w:rFonts w:cs="Arial"/>
          <w:lang w:val="en-GB"/>
        </w:rPr>
        <w:t>Hasti</w:t>
      </w:r>
      <w:proofErr w:type="spellEnd"/>
      <w:r w:rsidRPr="00552463">
        <w:rPr>
          <w:rFonts w:cs="Arial"/>
          <w:lang w:val="en-GB"/>
        </w:rPr>
        <w:t xml:space="preserve"> und Ebrahimi, Ashkan</w:t>
      </w:r>
      <w:r>
        <w:rPr>
          <w:rFonts w:cs="Arial"/>
          <w:lang w:val="en-GB"/>
        </w:rPr>
        <w:t xml:space="preserve"> (2019): “</w:t>
      </w:r>
      <w:r w:rsidRPr="00552463">
        <w:rPr>
          <w:rFonts w:cs="Arial"/>
          <w:lang w:val="en-GB"/>
        </w:rPr>
        <w:t>Crowdfunding motivations: A focus on donors' perspectives</w:t>
      </w:r>
      <w:r>
        <w:rPr>
          <w:rFonts w:cs="Arial"/>
          <w:lang w:val="en-GB"/>
        </w:rPr>
        <w:t xml:space="preserve">”. In </w:t>
      </w:r>
      <w:r w:rsidRPr="00552463">
        <w:rPr>
          <w:rFonts w:cs="Arial"/>
          <w:lang w:val="en-GB"/>
        </w:rPr>
        <w:t>Technological Forecas</w:t>
      </w:r>
      <w:r>
        <w:rPr>
          <w:rFonts w:cs="Arial"/>
          <w:lang w:val="en-GB"/>
        </w:rPr>
        <w:t xml:space="preserve">ting &amp; Social Change 146 (2019), S. </w:t>
      </w:r>
      <w:r w:rsidRPr="00552463">
        <w:rPr>
          <w:rFonts w:cs="Arial"/>
          <w:lang w:val="en-GB"/>
        </w:rPr>
        <w:t>218–232</w:t>
      </w:r>
      <w:r>
        <w:rPr>
          <w:rFonts w:cs="Arial"/>
          <w:lang w:val="en-GB"/>
        </w:rPr>
        <w:t xml:space="preserve"> (</w:t>
      </w:r>
      <w:proofErr w:type="spellStart"/>
      <w:r>
        <w:rPr>
          <w:rFonts w:cs="Arial"/>
          <w:lang w:val="en-GB"/>
        </w:rPr>
        <w:t>zitiert</w:t>
      </w:r>
      <w:proofErr w:type="spellEnd"/>
      <w:r>
        <w:rPr>
          <w:rFonts w:cs="Arial"/>
          <w:lang w:val="en-GB"/>
        </w:rPr>
        <w:t xml:space="preserve"> </w:t>
      </w:r>
      <w:proofErr w:type="spellStart"/>
      <w:r>
        <w:rPr>
          <w:rFonts w:cs="Arial"/>
          <w:lang w:val="en-GB"/>
        </w:rPr>
        <w:t>als</w:t>
      </w:r>
      <w:proofErr w:type="spellEnd"/>
      <w:r>
        <w:rPr>
          <w:rFonts w:cs="Arial"/>
          <w:lang w:val="en-GB"/>
        </w:rPr>
        <w:t xml:space="preserve">: Bagheri et. al 2019, S.). </w:t>
      </w:r>
    </w:p>
    <w:p w14:paraId="72414E4E" w14:textId="77777777" w:rsidR="000C2DC2" w:rsidRDefault="000C2DC2" w:rsidP="000C2DC2">
      <w:pPr>
        <w:rPr>
          <w:rFonts w:cs="Arial"/>
          <w:lang w:val="da-DK"/>
        </w:rPr>
      </w:pPr>
      <w:proofErr w:type="spellStart"/>
      <w:r w:rsidRPr="00DC296E">
        <w:rPr>
          <w:rFonts w:cs="Arial"/>
          <w:lang w:val="en-GB"/>
        </w:rPr>
        <w:t>Bellefamme</w:t>
      </w:r>
      <w:proofErr w:type="spellEnd"/>
      <w:r w:rsidRPr="00DC296E">
        <w:rPr>
          <w:rFonts w:cs="Arial"/>
          <w:lang w:val="en-GB"/>
        </w:rPr>
        <w:t xml:space="preserve">, Paul; </w:t>
      </w:r>
      <w:proofErr w:type="spellStart"/>
      <w:r w:rsidRPr="00DC296E">
        <w:rPr>
          <w:rFonts w:cs="Arial"/>
          <w:lang w:val="en-GB"/>
        </w:rPr>
        <w:t>Omrani</w:t>
      </w:r>
      <w:proofErr w:type="spellEnd"/>
      <w:r w:rsidRPr="00DC296E">
        <w:rPr>
          <w:rFonts w:cs="Arial"/>
          <w:lang w:val="en-GB"/>
        </w:rPr>
        <w:t xml:space="preserve">, </w:t>
      </w:r>
      <w:proofErr w:type="spellStart"/>
      <w:r w:rsidRPr="00DC296E">
        <w:rPr>
          <w:rFonts w:cs="Arial"/>
          <w:lang w:val="en-GB"/>
        </w:rPr>
        <w:t>Nessrine</w:t>
      </w:r>
      <w:proofErr w:type="spellEnd"/>
      <w:r w:rsidRPr="00DC296E">
        <w:rPr>
          <w:rFonts w:cs="Arial"/>
          <w:lang w:val="en-GB"/>
        </w:rPr>
        <w:t xml:space="preserve">; </w:t>
      </w:r>
      <w:proofErr w:type="spellStart"/>
      <w:r w:rsidRPr="00DC296E">
        <w:rPr>
          <w:rFonts w:cs="Arial"/>
          <w:lang w:val="en-GB"/>
        </w:rPr>
        <w:t>Peitz</w:t>
      </w:r>
      <w:proofErr w:type="spellEnd"/>
      <w:r w:rsidRPr="00DC296E">
        <w:rPr>
          <w:rFonts w:cs="Arial"/>
          <w:lang w:val="en-GB"/>
        </w:rPr>
        <w:t xml:space="preserve">, Martin (2015): </w:t>
      </w:r>
      <w:r w:rsidRPr="008B021B">
        <w:rPr>
          <w:rFonts w:cs="Arial"/>
          <w:lang w:val="en-GB"/>
        </w:rPr>
        <w:t>“</w:t>
      </w:r>
      <w:r w:rsidRPr="00DC296E">
        <w:rPr>
          <w:rFonts w:cs="Arial"/>
          <w:lang w:val="en-GB"/>
        </w:rPr>
        <w:t xml:space="preserve">The Economics of Crowdfunding Platforms, Information Economics and </w:t>
      </w:r>
      <w:proofErr w:type="gramStart"/>
      <w:r w:rsidRPr="00DC296E">
        <w:rPr>
          <w:rFonts w:cs="Arial"/>
          <w:lang w:val="en-GB"/>
        </w:rPr>
        <w:t>P</w:t>
      </w:r>
      <w:r>
        <w:rPr>
          <w:rFonts w:cs="Arial"/>
          <w:lang w:val="en-GB"/>
        </w:rPr>
        <w:t>olicy</w:t>
      </w:r>
      <w:r w:rsidRPr="009421BD">
        <w:rPr>
          <w:rFonts w:cs="Arial"/>
          <w:lang w:val="en-GB"/>
        </w:rPr>
        <w:t>“</w:t>
      </w:r>
      <w:r>
        <w:rPr>
          <w:rFonts w:cs="Arial"/>
          <w:lang w:val="en-GB"/>
        </w:rPr>
        <w:t xml:space="preserve"> </w:t>
      </w:r>
      <w:r w:rsidRPr="00DC296E">
        <w:rPr>
          <w:rFonts w:cs="Arial"/>
          <w:lang w:val="en-GB"/>
        </w:rPr>
        <w:t>(</w:t>
      </w:r>
      <w:proofErr w:type="gramEnd"/>
      <w:r w:rsidRPr="00DC296E">
        <w:rPr>
          <w:rFonts w:cs="Arial"/>
          <w:lang w:val="en-GB"/>
        </w:rPr>
        <w:t>2015), DOI: 10.1016/j.infoecopol.2015.08.003 (</w:t>
      </w:r>
      <w:proofErr w:type="spellStart"/>
      <w:r w:rsidRPr="00DC296E">
        <w:rPr>
          <w:rFonts w:cs="Arial"/>
          <w:lang w:val="en-GB"/>
        </w:rPr>
        <w:t>zitiert</w:t>
      </w:r>
      <w:proofErr w:type="spellEnd"/>
      <w:r w:rsidRPr="00DC296E">
        <w:rPr>
          <w:rFonts w:cs="Arial"/>
          <w:lang w:val="en-GB"/>
        </w:rPr>
        <w:t xml:space="preserve"> </w:t>
      </w:r>
      <w:proofErr w:type="spellStart"/>
      <w:r w:rsidRPr="00DC296E">
        <w:rPr>
          <w:rFonts w:cs="Arial"/>
          <w:lang w:val="en-GB"/>
        </w:rPr>
        <w:t>als</w:t>
      </w:r>
      <w:proofErr w:type="spellEnd"/>
      <w:r w:rsidRPr="00DC296E">
        <w:rPr>
          <w:rFonts w:cs="Arial"/>
          <w:lang w:val="en-GB"/>
        </w:rPr>
        <w:t xml:space="preserve">: </w:t>
      </w:r>
      <w:r w:rsidRPr="00DC296E">
        <w:rPr>
          <w:rFonts w:cs="Arial"/>
          <w:lang w:val="da-DK"/>
        </w:rPr>
        <w:t>Belleflamme et al. 2015, S.).</w:t>
      </w:r>
    </w:p>
    <w:p w14:paraId="4E65F647" w14:textId="77777777" w:rsidR="000C2DC2" w:rsidRPr="00597B54" w:rsidRDefault="000C2DC2" w:rsidP="000C2DC2">
      <w:pPr>
        <w:rPr>
          <w:rFonts w:cs="Arial"/>
          <w:lang w:val="en-GB"/>
        </w:rPr>
      </w:pPr>
      <w:proofErr w:type="spellStart"/>
      <w:r w:rsidRPr="009421BD">
        <w:rPr>
          <w:rFonts w:cs="Arial"/>
          <w:lang w:val="en-GB"/>
        </w:rPr>
        <w:t>Belleflamme</w:t>
      </w:r>
      <w:proofErr w:type="spellEnd"/>
      <w:r w:rsidRPr="009421BD">
        <w:rPr>
          <w:rFonts w:cs="Arial"/>
          <w:lang w:val="en-GB"/>
        </w:rPr>
        <w:t xml:space="preserve">, Paul; Lambert, Thomas; </w:t>
      </w:r>
      <w:proofErr w:type="spellStart"/>
      <w:r w:rsidRPr="009421BD">
        <w:rPr>
          <w:rFonts w:cs="Arial"/>
          <w:lang w:val="en-GB"/>
        </w:rPr>
        <w:t>Schwienbacher</w:t>
      </w:r>
      <w:proofErr w:type="spellEnd"/>
      <w:r w:rsidRPr="009421BD">
        <w:rPr>
          <w:rFonts w:cs="Arial"/>
          <w:lang w:val="en-GB"/>
        </w:rPr>
        <w:t xml:space="preserve">, Armin (2014): “Crowdfunding. Tapping the right </w:t>
      </w:r>
      <w:proofErr w:type="gramStart"/>
      <w:r w:rsidRPr="009421BD">
        <w:rPr>
          <w:rFonts w:cs="Arial"/>
          <w:lang w:val="en-GB"/>
        </w:rPr>
        <w:t>crowd“</w:t>
      </w:r>
      <w:proofErr w:type="gramEnd"/>
      <w:r w:rsidRPr="009421BD">
        <w:rPr>
          <w:rFonts w:cs="Arial"/>
          <w:lang w:val="en-GB"/>
        </w:rPr>
        <w:t>. In: The Journal of Business Venturing 29 (5), S. 585–609. DOI:</w:t>
      </w:r>
      <w:r w:rsidRPr="00597B54">
        <w:rPr>
          <w:rFonts w:cs="Arial"/>
          <w:lang w:val="en-GB"/>
        </w:rPr>
        <w:t xml:space="preserve"> 10.1016/j.jbusvent.2013.07.003. (</w:t>
      </w:r>
      <w:proofErr w:type="spellStart"/>
      <w:proofErr w:type="gramStart"/>
      <w:r w:rsidRPr="00597B54">
        <w:rPr>
          <w:rFonts w:cs="Arial"/>
          <w:lang w:val="en-GB"/>
        </w:rPr>
        <w:t>zitiert</w:t>
      </w:r>
      <w:proofErr w:type="spellEnd"/>
      <w:proofErr w:type="gramEnd"/>
      <w:r w:rsidRPr="00597B54">
        <w:rPr>
          <w:rFonts w:cs="Arial"/>
          <w:lang w:val="en-GB"/>
        </w:rPr>
        <w:t xml:space="preserve"> </w:t>
      </w:r>
      <w:proofErr w:type="spellStart"/>
      <w:r w:rsidRPr="00597B54">
        <w:rPr>
          <w:rFonts w:cs="Arial"/>
          <w:lang w:val="en-GB"/>
        </w:rPr>
        <w:t>als</w:t>
      </w:r>
      <w:proofErr w:type="spellEnd"/>
      <w:r w:rsidRPr="00597B54">
        <w:rPr>
          <w:rFonts w:cs="Arial"/>
          <w:lang w:val="en-GB"/>
        </w:rPr>
        <w:t xml:space="preserve">: </w:t>
      </w:r>
      <w:r w:rsidRPr="00597B54">
        <w:rPr>
          <w:rFonts w:cs="Arial"/>
          <w:lang w:val="da-DK"/>
        </w:rPr>
        <w:t>Paul Belleflamme, et al. 2014, S.).</w:t>
      </w:r>
    </w:p>
    <w:p w14:paraId="38A5EA05" w14:textId="77777777" w:rsidR="000C2DC2" w:rsidRDefault="000C2DC2" w:rsidP="000C2DC2">
      <w:pPr>
        <w:rPr>
          <w:rFonts w:cs="Arial"/>
          <w:lang w:val="da-DK"/>
        </w:rPr>
      </w:pPr>
      <w:proofErr w:type="spellStart"/>
      <w:r>
        <w:rPr>
          <w:rFonts w:cs="Arial"/>
          <w:lang w:val="da-DK"/>
        </w:rPr>
        <w:t>Bretschneider</w:t>
      </w:r>
      <w:proofErr w:type="spellEnd"/>
      <w:r>
        <w:rPr>
          <w:rFonts w:cs="Arial"/>
          <w:lang w:val="da-DK"/>
        </w:rPr>
        <w:t xml:space="preserve">, Ulrich und </w:t>
      </w:r>
      <w:proofErr w:type="spellStart"/>
      <w:r w:rsidRPr="00597B54">
        <w:rPr>
          <w:rFonts w:cs="Arial"/>
          <w:lang w:val="da-DK"/>
        </w:rPr>
        <w:t>Leimeister</w:t>
      </w:r>
      <w:proofErr w:type="spellEnd"/>
      <w:r w:rsidRPr="00597B54">
        <w:rPr>
          <w:rFonts w:cs="Arial"/>
          <w:lang w:val="da-DK"/>
        </w:rPr>
        <w:t xml:space="preserve">, Jan Marco (2017): </w:t>
      </w:r>
      <w:r w:rsidRPr="006D0C28">
        <w:rPr>
          <w:rFonts w:cs="Arial"/>
          <w:lang w:val="da-DK"/>
        </w:rPr>
        <w:t>“</w:t>
      </w:r>
      <w:r w:rsidRPr="00597B54">
        <w:rPr>
          <w:rFonts w:cs="Arial"/>
          <w:lang w:val="da-DK"/>
        </w:rPr>
        <w:t xml:space="preserve">Not just an </w:t>
      </w:r>
      <w:proofErr w:type="spellStart"/>
      <w:r w:rsidRPr="00597B54">
        <w:rPr>
          <w:rFonts w:cs="Arial"/>
          <w:lang w:val="da-DK"/>
        </w:rPr>
        <w:t>ego-trip</w:t>
      </w:r>
      <w:proofErr w:type="spellEnd"/>
      <w:r w:rsidRPr="00597B54">
        <w:rPr>
          <w:rFonts w:cs="Arial"/>
          <w:lang w:val="da-DK"/>
        </w:rPr>
        <w:t xml:space="preserve">: </w:t>
      </w:r>
      <w:proofErr w:type="spellStart"/>
      <w:r w:rsidRPr="00597B54">
        <w:rPr>
          <w:rFonts w:cs="Arial"/>
          <w:lang w:val="da-DK"/>
        </w:rPr>
        <w:t>Exploring</w:t>
      </w:r>
      <w:proofErr w:type="spellEnd"/>
      <w:r w:rsidRPr="00597B54">
        <w:rPr>
          <w:rFonts w:cs="Arial"/>
          <w:lang w:val="da-DK"/>
        </w:rPr>
        <w:t xml:space="preserve"> backers’ motivation for </w:t>
      </w:r>
      <w:proofErr w:type="spellStart"/>
      <w:r w:rsidRPr="00597B54">
        <w:rPr>
          <w:rFonts w:cs="Arial"/>
          <w:lang w:val="da-DK"/>
        </w:rPr>
        <w:t>funding</w:t>
      </w:r>
      <w:proofErr w:type="spellEnd"/>
      <w:r w:rsidRPr="00597B54">
        <w:rPr>
          <w:rFonts w:cs="Arial"/>
          <w:lang w:val="da-DK"/>
        </w:rPr>
        <w:t xml:space="preserve"> in </w:t>
      </w:r>
      <w:proofErr w:type="spellStart"/>
      <w:r w:rsidRPr="00597B54">
        <w:rPr>
          <w:rFonts w:cs="Arial"/>
          <w:lang w:val="da-DK"/>
        </w:rPr>
        <w:t>incentive-based</w:t>
      </w:r>
      <w:proofErr w:type="spellEnd"/>
      <w:r w:rsidRPr="00597B54">
        <w:rPr>
          <w:rFonts w:cs="Arial"/>
          <w:lang w:val="da-DK"/>
        </w:rPr>
        <w:t xml:space="preserve"> </w:t>
      </w:r>
      <w:proofErr w:type="spellStart"/>
      <w:r w:rsidRPr="00597B54">
        <w:rPr>
          <w:rFonts w:cs="Arial"/>
          <w:lang w:val="da-DK"/>
        </w:rPr>
        <w:t>crowdfunding</w:t>
      </w:r>
      <w:proofErr w:type="spellEnd"/>
      <w:r w:rsidRPr="006D0C28">
        <w:rPr>
          <w:rFonts w:cs="Arial"/>
          <w:lang w:val="da-DK"/>
        </w:rPr>
        <w:t>“.</w:t>
      </w:r>
      <w:r w:rsidRPr="00597B54">
        <w:rPr>
          <w:rFonts w:cs="Arial"/>
          <w:lang w:val="da-DK"/>
        </w:rPr>
        <w:t xml:space="preserve"> </w:t>
      </w:r>
      <w:r>
        <w:rPr>
          <w:rFonts w:cs="Arial"/>
          <w:lang w:val="da-DK"/>
        </w:rPr>
        <w:t>I</w:t>
      </w:r>
      <w:r w:rsidRPr="00597B54">
        <w:rPr>
          <w:rFonts w:cs="Arial"/>
          <w:lang w:val="da-DK"/>
        </w:rPr>
        <w:t xml:space="preserve">n: The </w:t>
      </w:r>
      <w:r w:rsidRPr="00597B54">
        <w:rPr>
          <w:rFonts w:cs="Arial"/>
          <w:lang w:val="da-DK"/>
        </w:rPr>
        <w:lastRenderedPageBreak/>
        <w:t xml:space="preserve">Journal of Strategic Information Systems, Volume 26, </w:t>
      </w:r>
      <w:proofErr w:type="spellStart"/>
      <w:r w:rsidRPr="00597B54">
        <w:rPr>
          <w:rFonts w:cs="Arial"/>
          <w:lang w:val="da-DK"/>
        </w:rPr>
        <w:t>Issue</w:t>
      </w:r>
      <w:proofErr w:type="spellEnd"/>
      <w:r w:rsidRPr="00597B54">
        <w:rPr>
          <w:rFonts w:cs="Arial"/>
          <w:lang w:val="da-DK"/>
        </w:rPr>
        <w:t xml:space="preserve"> 4, 2017, Pages 246- </w:t>
      </w:r>
      <w:r w:rsidRPr="009421BD">
        <w:rPr>
          <w:rFonts w:cs="Arial"/>
          <w:lang w:val="da-DK"/>
        </w:rPr>
        <w:t>260</w:t>
      </w:r>
      <w:r w:rsidRPr="00597B54">
        <w:rPr>
          <w:rFonts w:cs="Arial"/>
          <w:lang w:val="da-DK"/>
        </w:rPr>
        <w:t xml:space="preserve"> (</w:t>
      </w:r>
      <w:proofErr w:type="spellStart"/>
      <w:r w:rsidRPr="009421BD">
        <w:rPr>
          <w:rFonts w:cs="Arial"/>
          <w:lang w:val="da-DK"/>
        </w:rPr>
        <w:t>zitiert</w:t>
      </w:r>
      <w:proofErr w:type="spellEnd"/>
      <w:r w:rsidRPr="009421BD">
        <w:rPr>
          <w:rFonts w:cs="Arial"/>
          <w:lang w:val="da-DK"/>
        </w:rPr>
        <w:t xml:space="preserve"> als: </w:t>
      </w:r>
      <w:proofErr w:type="spellStart"/>
      <w:r w:rsidRPr="009421BD">
        <w:rPr>
          <w:rFonts w:cs="Arial"/>
          <w:lang w:val="da-DK"/>
        </w:rPr>
        <w:t>Breitschneider</w:t>
      </w:r>
      <w:proofErr w:type="spellEnd"/>
      <w:r w:rsidRPr="009421BD">
        <w:rPr>
          <w:rFonts w:cs="Arial"/>
          <w:lang w:val="da-DK"/>
        </w:rPr>
        <w:t xml:space="preserve"> und </w:t>
      </w:r>
      <w:proofErr w:type="spellStart"/>
      <w:r w:rsidRPr="009421BD">
        <w:rPr>
          <w:rFonts w:cs="Arial"/>
          <w:lang w:val="da-DK"/>
        </w:rPr>
        <w:t>Leismeister</w:t>
      </w:r>
      <w:proofErr w:type="spellEnd"/>
      <w:r w:rsidRPr="009421BD">
        <w:rPr>
          <w:rFonts w:cs="Arial"/>
          <w:lang w:val="da-DK"/>
        </w:rPr>
        <w:t xml:space="preserve"> 2017, S.)</w:t>
      </w:r>
      <w:r w:rsidRPr="00597B54">
        <w:rPr>
          <w:rFonts w:cs="Arial"/>
          <w:lang w:val="da-DK"/>
        </w:rPr>
        <w:t>.</w:t>
      </w:r>
    </w:p>
    <w:p w14:paraId="500F8EB1" w14:textId="77777777" w:rsidR="000C2DC2" w:rsidRPr="00597B54" w:rsidRDefault="000C2DC2" w:rsidP="000C2DC2">
      <w:pPr>
        <w:rPr>
          <w:rFonts w:cs="Arial"/>
          <w:lang w:val="da-DK"/>
        </w:rPr>
      </w:pPr>
      <w:proofErr w:type="spellStart"/>
      <w:r w:rsidRPr="00DC296E">
        <w:rPr>
          <w:rFonts w:cs="Arial"/>
          <w:lang w:val="da-DK"/>
        </w:rPr>
        <w:t>Bretschneider</w:t>
      </w:r>
      <w:proofErr w:type="spellEnd"/>
      <w:r w:rsidRPr="00DC296E">
        <w:rPr>
          <w:rFonts w:cs="Arial"/>
          <w:lang w:val="da-DK"/>
        </w:rPr>
        <w:t>, Ulrich</w:t>
      </w:r>
      <w:r>
        <w:rPr>
          <w:rFonts w:cs="Arial"/>
          <w:lang w:val="da-DK"/>
        </w:rPr>
        <w:t xml:space="preserve">; </w:t>
      </w:r>
      <w:proofErr w:type="spellStart"/>
      <w:r w:rsidRPr="00537E2F">
        <w:rPr>
          <w:rFonts w:cs="Arial"/>
          <w:lang w:val="da-DK"/>
        </w:rPr>
        <w:t>Knaub</w:t>
      </w:r>
      <w:proofErr w:type="spellEnd"/>
      <w:r w:rsidRPr="00537E2F">
        <w:rPr>
          <w:rFonts w:cs="Arial"/>
          <w:lang w:val="da-DK"/>
        </w:rPr>
        <w:t xml:space="preserve">, Katharina </w:t>
      </w:r>
      <w:r>
        <w:rPr>
          <w:rFonts w:cs="Arial"/>
          <w:lang w:val="da-DK"/>
        </w:rPr>
        <w:t>u</w:t>
      </w:r>
      <w:r w:rsidRPr="00537E2F">
        <w:rPr>
          <w:rFonts w:cs="Arial"/>
          <w:lang w:val="da-DK"/>
        </w:rPr>
        <w:t xml:space="preserve">nd </w:t>
      </w:r>
      <w:proofErr w:type="spellStart"/>
      <w:r w:rsidRPr="00537E2F">
        <w:rPr>
          <w:rFonts w:cs="Arial"/>
          <w:lang w:val="da-DK"/>
        </w:rPr>
        <w:t>Wieck</w:t>
      </w:r>
      <w:proofErr w:type="spellEnd"/>
      <w:r>
        <w:rPr>
          <w:rFonts w:cs="Arial"/>
          <w:lang w:val="da-DK"/>
        </w:rPr>
        <w:t xml:space="preserve">, </w:t>
      </w:r>
      <w:r w:rsidRPr="00537E2F">
        <w:rPr>
          <w:rFonts w:cs="Arial"/>
          <w:lang w:val="da-DK"/>
        </w:rPr>
        <w:t>Enrico</w:t>
      </w:r>
      <w:r>
        <w:rPr>
          <w:rFonts w:cs="Arial"/>
          <w:lang w:val="da-DK"/>
        </w:rPr>
        <w:t xml:space="preserve"> (2014): ”Motivations for </w:t>
      </w:r>
      <w:proofErr w:type="spellStart"/>
      <w:r>
        <w:rPr>
          <w:rFonts w:cs="Arial"/>
          <w:lang w:val="da-DK"/>
        </w:rPr>
        <w:t>Crowdfunding</w:t>
      </w:r>
      <w:proofErr w:type="spellEnd"/>
      <w:r>
        <w:rPr>
          <w:rFonts w:cs="Arial"/>
          <w:lang w:val="da-DK"/>
        </w:rPr>
        <w:t xml:space="preserve">: </w:t>
      </w:r>
      <w:proofErr w:type="spellStart"/>
      <w:r>
        <w:rPr>
          <w:rFonts w:cs="Arial"/>
          <w:lang w:val="da-DK"/>
        </w:rPr>
        <w:t>What</w:t>
      </w:r>
      <w:proofErr w:type="spellEnd"/>
      <w:r>
        <w:rPr>
          <w:rFonts w:cs="Arial"/>
          <w:lang w:val="da-DK"/>
        </w:rPr>
        <w:t xml:space="preserve"> drives the </w:t>
      </w:r>
      <w:proofErr w:type="spellStart"/>
      <w:r>
        <w:rPr>
          <w:rFonts w:cs="Arial"/>
          <w:lang w:val="da-DK"/>
        </w:rPr>
        <w:t>crowd</w:t>
      </w:r>
      <w:proofErr w:type="spellEnd"/>
      <w:r>
        <w:rPr>
          <w:rFonts w:cs="Arial"/>
          <w:lang w:val="da-DK"/>
        </w:rPr>
        <w:t xml:space="preserve"> to </w:t>
      </w:r>
      <w:proofErr w:type="spellStart"/>
      <w:r>
        <w:rPr>
          <w:rFonts w:cs="Arial"/>
          <w:lang w:val="da-DK"/>
        </w:rPr>
        <w:t>invest</w:t>
      </w:r>
      <w:proofErr w:type="spellEnd"/>
      <w:r>
        <w:rPr>
          <w:rFonts w:cs="Arial"/>
          <w:lang w:val="da-DK"/>
        </w:rPr>
        <w:t xml:space="preserve"> in start-ups?” In </w:t>
      </w:r>
      <w:proofErr w:type="spellStart"/>
      <w:r w:rsidRPr="00537E2F">
        <w:rPr>
          <w:rFonts w:cs="Arial"/>
          <w:lang w:val="da-DK"/>
        </w:rPr>
        <w:t>Proceedings</w:t>
      </w:r>
      <w:proofErr w:type="spellEnd"/>
      <w:r w:rsidRPr="00537E2F">
        <w:rPr>
          <w:rFonts w:cs="Arial"/>
          <w:lang w:val="da-DK"/>
        </w:rPr>
        <w:t xml:space="preserve"> of the European Conference on Information Systems (ECIS) 2014, Tel</w:t>
      </w:r>
      <w:r>
        <w:rPr>
          <w:rFonts w:cs="Arial"/>
          <w:lang w:val="da-DK"/>
        </w:rPr>
        <w:t xml:space="preserve"> Aviv </w:t>
      </w:r>
      <w:r w:rsidRPr="00597B54">
        <w:rPr>
          <w:rFonts w:cs="Arial"/>
          <w:lang w:val="da-DK"/>
        </w:rPr>
        <w:t>(</w:t>
      </w:r>
      <w:proofErr w:type="spellStart"/>
      <w:r w:rsidRPr="00597B54">
        <w:rPr>
          <w:rFonts w:cs="Arial"/>
          <w:lang w:val="da-DK"/>
        </w:rPr>
        <w:t>zitiert</w:t>
      </w:r>
      <w:proofErr w:type="spellEnd"/>
      <w:r w:rsidRPr="00597B54">
        <w:rPr>
          <w:rFonts w:cs="Arial"/>
          <w:lang w:val="da-DK"/>
        </w:rPr>
        <w:t xml:space="preserve"> als: </w:t>
      </w:r>
      <w:proofErr w:type="spellStart"/>
      <w:r w:rsidRPr="00597B54">
        <w:rPr>
          <w:rFonts w:cs="Arial"/>
          <w:lang w:val="da-DK"/>
        </w:rPr>
        <w:t>Bretschneider</w:t>
      </w:r>
      <w:proofErr w:type="spellEnd"/>
      <w:r w:rsidRPr="00597B54">
        <w:rPr>
          <w:rFonts w:cs="Arial"/>
          <w:lang w:val="da-DK"/>
        </w:rPr>
        <w:t xml:space="preserve"> et al. 2014, S.).</w:t>
      </w:r>
    </w:p>
    <w:p w14:paraId="7FE20413" w14:textId="77777777" w:rsidR="000C2DC2" w:rsidRDefault="000C2DC2" w:rsidP="000C2DC2">
      <w:pPr>
        <w:rPr>
          <w:rFonts w:cs="Arial"/>
          <w:lang w:val="da-DK"/>
        </w:rPr>
      </w:pPr>
      <w:proofErr w:type="spellStart"/>
      <w:r w:rsidRPr="00A277D3">
        <w:rPr>
          <w:rFonts w:cs="Arial"/>
          <w:lang w:val="da-DK"/>
        </w:rPr>
        <w:t>Bürger</w:t>
      </w:r>
      <w:proofErr w:type="spellEnd"/>
      <w:r>
        <w:rPr>
          <w:rFonts w:cs="Arial"/>
          <w:lang w:val="da-DK"/>
        </w:rPr>
        <w:t xml:space="preserve">, </w:t>
      </w:r>
      <w:r w:rsidRPr="00A277D3">
        <w:rPr>
          <w:rFonts w:cs="Arial"/>
          <w:lang w:val="da-DK"/>
        </w:rPr>
        <w:t xml:space="preserve">Tobias </w:t>
      </w:r>
      <w:r>
        <w:rPr>
          <w:rFonts w:cs="Arial"/>
          <w:lang w:val="da-DK"/>
        </w:rPr>
        <w:t xml:space="preserve">und </w:t>
      </w:r>
      <w:proofErr w:type="spellStart"/>
      <w:r>
        <w:rPr>
          <w:rFonts w:cs="Arial"/>
          <w:lang w:val="da-DK"/>
        </w:rPr>
        <w:t>Kleinert</w:t>
      </w:r>
      <w:proofErr w:type="spellEnd"/>
      <w:r>
        <w:rPr>
          <w:rFonts w:cs="Arial"/>
          <w:lang w:val="da-DK"/>
        </w:rPr>
        <w:t>, Simon (2020): ”</w:t>
      </w:r>
      <w:r w:rsidRPr="00597B54">
        <w:rPr>
          <w:lang w:val="da-DK"/>
        </w:rPr>
        <w:t xml:space="preserve"> </w:t>
      </w:r>
      <w:proofErr w:type="spellStart"/>
      <w:r w:rsidRPr="00A277D3">
        <w:rPr>
          <w:rFonts w:cs="Arial"/>
          <w:lang w:val="da-DK"/>
        </w:rPr>
        <w:t>Crowdfunding</w:t>
      </w:r>
      <w:proofErr w:type="spellEnd"/>
      <w:r w:rsidRPr="00A277D3">
        <w:rPr>
          <w:rFonts w:cs="Arial"/>
          <w:lang w:val="da-DK"/>
        </w:rPr>
        <w:t xml:space="preserve"> </w:t>
      </w:r>
      <w:proofErr w:type="spellStart"/>
      <w:r w:rsidRPr="00A277D3">
        <w:rPr>
          <w:rFonts w:cs="Arial"/>
          <w:lang w:val="da-DK"/>
        </w:rPr>
        <w:t>cultural</w:t>
      </w:r>
      <w:proofErr w:type="spellEnd"/>
      <w:r w:rsidRPr="00A277D3">
        <w:rPr>
          <w:rFonts w:cs="Arial"/>
          <w:lang w:val="da-DK"/>
        </w:rPr>
        <w:t xml:space="preserve"> and </w:t>
      </w:r>
      <w:proofErr w:type="spellStart"/>
      <w:r w:rsidRPr="00A277D3">
        <w:rPr>
          <w:rFonts w:cs="Arial"/>
          <w:lang w:val="da-DK"/>
        </w:rPr>
        <w:t>commercial</w:t>
      </w:r>
      <w:proofErr w:type="spellEnd"/>
      <w:r w:rsidRPr="00A277D3">
        <w:rPr>
          <w:rFonts w:cs="Arial"/>
          <w:lang w:val="da-DK"/>
        </w:rPr>
        <w:t xml:space="preserve"> </w:t>
      </w:r>
      <w:proofErr w:type="spellStart"/>
      <w:r w:rsidRPr="00A277D3">
        <w:rPr>
          <w:rFonts w:cs="Arial"/>
          <w:lang w:val="da-DK"/>
        </w:rPr>
        <w:t>entrepreneurs</w:t>
      </w:r>
      <w:proofErr w:type="spellEnd"/>
      <w:r w:rsidRPr="00A277D3">
        <w:rPr>
          <w:rFonts w:cs="Arial"/>
          <w:lang w:val="da-DK"/>
        </w:rPr>
        <w:t>:</w:t>
      </w:r>
      <w:r>
        <w:rPr>
          <w:rFonts w:cs="Arial"/>
          <w:lang w:val="da-DK"/>
        </w:rPr>
        <w:t xml:space="preserve"> </w:t>
      </w:r>
      <w:r w:rsidRPr="00A277D3">
        <w:rPr>
          <w:rFonts w:cs="Arial"/>
          <w:lang w:val="da-DK"/>
        </w:rPr>
        <w:t xml:space="preserve">an </w:t>
      </w:r>
      <w:proofErr w:type="spellStart"/>
      <w:r w:rsidRPr="00A277D3">
        <w:rPr>
          <w:rFonts w:cs="Arial"/>
          <w:lang w:val="da-DK"/>
        </w:rPr>
        <w:t>empirical</w:t>
      </w:r>
      <w:proofErr w:type="spellEnd"/>
      <w:r w:rsidRPr="00A277D3">
        <w:rPr>
          <w:rFonts w:cs="Arial"/>
          <w:lang w:val="da-DK"/>
        </w:rPr>
        <w:t xml:space="preserve"> </w:t>
      </w:r>
      <w:proofErr w:type="spellStart"/>
      <w:r w:rsidRPr="00A277D3">
        <w:rPr>
          <w:rFonts w:cs="Arial"/>
          <w:lang w:val="da-DK"/>
        </w:rPr>
        <w:t>study</w:t>
      </w:r>
      <w:proofErr w:type="spellEnd"/>
      <w:r w:rsidRPr="00A277D3">
        <w:rPr>
          <w:rFonts w:cs="Arial"/>
          <w:lang w:val="da-DK"/>
        </w:rPr>
        <w:t xml:space="preserve"> on motivation in </w:t>
      </w:r>
      <w:proofErr w:type="spellStart"/>
      <w:r w:rsidRPr="00A277D3">
        <w:rPr>
          <w:rFonts w:cs="Arial"/>
          <w:lang w:val="da-DK"/>
        </w:rPr>
        <w:t>distinct</w:t>
      </w:r>
      <w:proofErr w:type="spellEnd"/>
      <w:r w:rsidRPr="00A277D3">
        <w:rPr>
          <w:rFonts w:cs="Arial"/>
          <w:lang w:val="da-DK"/>
        </w:rPr>
        <w:t xml:space="preserve"> backer</w:t>
      </w:r>
      <w:r>
        <w:rPr>
          <w:rFonts w:cs="Arial"/>
          <w:lang w:val="da-DK"/>
        </w:rPr>
        <w:t xml:space="preserve"> </w:t>
      </w:r>
      <w:proofErr w:type="spellStart"/>
      <w:r w:rsidRPr="00A277D3">
        <w:rPr>
          <w:rFonts w:cs="Arial"/>
          <w:lang w:val="da-DK"/>
        </w:rPr>
        <w:t>communities</w:t>
      </w:r>
      <w:proofErr w:type="spellEnd"/>
      <w:r>
        <w:rPr>
          <w:rFonts w:cs="Arial"/>
          <w:lang w:val="da-DK"/>
        </w:rPr>
        <w:t xml:space="preserve">”, </w:t>
      </w:r>
      <w:hyperlink r:id="rId19" w:history="1">
        <w:r w:rsidRPr="00426451">
          <w:rPr>
            <w:rStyle w:val="Hyperlink"/>
            <w:rFonts w:cs="Arial"/>
            <w:lang w:val="da-DK"/>
          </w:rPr>
          <w:t>https://doi.org/10.1007/s11187-020-00419-8</w:t>
        </w:r>
      </w:hyperlink>
      <w:r>
        <w:rPr>
          <w:rFonts w:cs="Arial"/>
          <w:lang w:val="da-DK"/>
        </w:rPr>
        <w:t xml:space="preserve"> (</w:t>
      </w:r>
      <w:proofErr w:type="spellStart"/>
      <w:r>
        <w:rPr>
          <w:rFonts w:cs="Arial"/>
          <w:lang w:val="da-DK"/>
        </w:rPr>
        <w:t>zitiert</w:t>
      </w:r>
      <w:proofErr w:type="spellEnd"/>
      <w:r>
        <w:rPr>
          <w:rFonts w:cs="Arial"/>
          <w:lang w:val="da-DK"/>
        </w:rPr>
        <w:t xml:space="preserve"> als: </w:t>
      </w:r>
      <w:proofErr w:type="spellStart"/>
      <w:r>
        <w:rPr>
          <w:rFonts w:cs="Arial"/>
          <w:lang w:val="da-DK"/>
        </w:rPr>
        <w:t>Bürger</w:t>
      </w:r>
      <w:proofErr w:type="spellEnd"/>
      <w:r>
        <w:rPr>
          <w:rFonts w:cs="Arial"/>
          <w:lang w:val="da-DK"/>
        </w:rPr>
        <w:t xml:space="preserve"> und </w:t>
      </w:r>
      <w:proofErr w:type="spellStart"/>
      <w:r>
        <w:rPr>
          <w:rFonts w:cs="Arial"/>
          <w:lang w:val="da-DK"/>
        </w:rPr>
        <w:t>Kleinert</w:t>
      </w:r>
      <w:proofErr w:type="spellEnd"/>
      <w:r>
        <w:rPr>
          <w:rFonts w:cs="Arial"/>
          <w:lang w:val="da-DK"/>
        </w:rPr>
        <w:t xml:space="preserve"> 2020, S.).</w:t>
      </w:r>
    </w:p>
    <w:p w14:paraId="1CC33CB3" w14:textId="77777777" w:rsidR="000C2DC2" w:rsidRPr="000F4D14" w:rsidRDefault="000C2DC2" w:rsidP="000C2DC2">
      <w:pPr>
        <w:rPr>
          <w:rFonts w:cs="Arial"/>
          <w:lang w:val="da-DK"/>
        </w:rPr>
      </w:pPr>
      <w:r w:rsidRPr="000F4D14">
        <w:rPr>
          <w:rFonts w:cs="Arial"/>
          <w:lang w:val="da-DK"/>
        </w:rPr>
        <w:t xml:space="preserve">Chen, </w:t>
      </w:r>
      <w:proofErr w:type="spellStart"/>
      <w:r w:rsidRPr="000F4D14">
        <w:rPr>
          <w:rFonts w:cs="Arial"/>
          <w:lang w:val="da-DK"/>
        </w:rPr>
        <w:t>Weizhi</w:t>
      </w:r>
      <w:proofErr w:type="spellEnd"/>
      <w:r w:rsidRPr="000F4D14">
        <w:rPr>
          <w:rFonts w:cs="Arial"/>
          <w:lang w:val="da-DK"/>
        </w:rPr>
        <w:t xml:space="preserve"> und Zhang, </w:t>
      </w:r>
      <w:proofErr w:type="spellStart"/>
      <w:r w:rsidRPr="000F4D14">
        <w:rPr>
          <w:rFonts w:cs="Arial"/>
          <w:lang w:val="da-DK"/>
        </w:rPr>
        <w:t>Haisu</w:t>
      </w:r>
      <w:proofErr w:type="spellEnd"/>
      <w:r w:rsidRPr="000F4D14">
        <w:rPr>
          <w:rFonts w:cs="Arial"/>
          <w:lang w:val="da-DK"/>
        </w:rPr>
        <w:t xml:space="preserve"> (2016): “</w:t>
      </w:r>
      <w:proofErr w:type="spellStart"/>
      <w:r w:rsidRPr="000F4D14">
        <w:rPr>
          <w:rFonts w:cs="Arial"/>
          <w:lang w:val="da-DK"/>
        </w:rPr>
        <w:t>Crowdfunding</w:t>
      </w:r>
      <w:proofErr w:type="spellEnd"/>
      <w:r w:rsidRPr="000F4D14">
        <w:rPr>
          <w:rFonts w:cs="Arial"/>
          <w:lang w:val="da-DK"/>
        </w:rPr>
        <w:t xml:space="preserve"> </w:t>
      </w:r>
      <w:proofErr w:type="spellStart"/>
      <w:r w:rsidRPr="000F4D14">
        <w:rPr>
          <w:rFonts w:cs="Arial"/>
          <w:lang w:val="da-DK"/>
        </w:rPr>
        <w:t>technological</w:t>
      </w:r>
      <w:proofErr w:type="spellEnd"/>
      <w:r w:rsidRPr="000F4D14">
        <w:rPr>
          <w:rFonts w:cs="Arial"/>
          <w:lang w:val="da-DK"/>
        </w:rPr>
        <w:t xml:space="preserve"> innovations: </w:t>
      </w:r>
      <w:proofErr w:type="spellStart"/>
      <w:r w:rsidRPr="000F4D14">
        <w:rPr>
          <w:rFonts w:cs="Arial"/>
          <w:lang w:val="da-DK"/>
        </w:rPr>
        <w:t>Interaction</w:t>
      </w:r>
      <w:proofErr w:type="spellEnd"/>
      <w:r w:rsidRPr="000F4D14">
        <w:rPr>
          <w:rFonts w:cs="Arial"/>
          <w:lang w:val="da-DK"/>
        </w:rPr>
        <w:t xml:space="preserve"> </w:t>
      </w:r>
      <w:proofErr w:type="spellStart"/>
      <w:r w:rsidRPr="000F4D14">
        <w:rPr>
          <w:rFonts w:cs="Arial"/>
          <w:lang w:val="da-DK"/>
        </w:rPr>
        <w:t>between</w:t>
      </w:r>
      <w:proofErr w:type="spellEnd"/>
      <w:r w:rsidRPr="000F4D14">
        <w:rPr>
          <w:rFonts w:cs="Arial"/>
          <w:lang w:val="da-DK"/>
        </w:rPr>
        <w:t xml:space="preserve"> </w:t>
      </w:r>
      <w:proofErr w:type="spellStart"/>
      <w:r w:rsidRPr="000F4D14">
        <w:rPr>
          <w:rFonts w:cs="Arial"/>
          <w:lang w:val="da-DK"/>
        </w:rPr>
        <w:t>consumer</w:t>
      </w:r>
      <w:proofErr w:type="spellEnd"/>
      <w:r w:rsidRPr="000F4D14">
        <w:rPr>
          <w:rFonts w:cs="Arial"/>
          <w:lang w:val="da-DK"/>
        </w:rPr>
        <w:t xml:space="preserve"> </w:t>
      </w:r>
      <w:proofErr w:type="spellStart"/>
      <w:r w:rsidRPr="000F4D14">
        <w:rPr>
          <w:rFonts w:cs="Arial"/>
          <w:lang w:val="da-DK"/>
        </w:rPr>
        <w:t>benefits</w:t>
      </w:r>
      <w:proofErr w:type="spellEnd"/>
      <w:r w:rsidRPr="000F4D14">
        <w:rPr>
          <w:rFonts w:cs="Arial"/>
          <w:lang w:val="da-DK"/>
        </w:rPr>
        <w:t xml:space="preserve"> and </w:t>
      </w:r>
      <w:proofErr w:type="spellStart"/>
      <w:r w:rsidRPr="000F4D14">
        <w:rPr>
          <w:rFonts w:cs="Arial"/>
          <w:lang w:val="da-DK"/>
        </w:rPr>
        <w:t>rewards“In</w:t>
      </w:r>
      <w:proofErr w:type="spellEnd"/>
      <w:r w:rsidRPr="000F4D14">
        <w:rPr>
          <w:rFonts w:cs="Arial"/>
          <w:lang w:val="da-DK"/>
        </w:rPr>
        <w:t>:</w:t>
      </w:r>
      <w:r w:rsidRPr="000F4D14">
        <w:rPr>
          <w:lang w:val="da-DK"/>
        </w:rPr>
        <w:t xml:space="preserve"> </w:t>
      </w:r>
      <w:proofErr w:type="spellStart"/>
      <w:r w:rsidRPr="000F4D14">
        <w:rPr>
          <w:rFonts w:cs="Arial"/>
          <w:lang w:val="da-DK"/>
        </w:rPr>
        <w:t>Technovation</w:t>
      </w:r>
      <w:proofErr w:type="spellEnd"/>
      <w:r w:rsidRPr="000F4D14">
        <w:rPr>
          <w:rFonts w:cs="Arial"/>
          <w:lang w:val="da-DK"/>
        </w:rPr>
        <w:t>, Vol. 84-85, 2019, S.11-20 (</w:t>
      </w:r>
      <w:proofErr w:type="spellStart"/>
      <w:r w:rsidRPr="000F4D14">
        <w:rPr>
          <w:rFonts w:cs="Arial"/>
          <w:lang w:val="da-DK"/>
        </w:rPr>
        <w:t>zitiert</w:t>
      </w:r>
      <w:proofErr w:type="spellEnd"/>
      <w:r w:rsidRPr="000F4D14">
        <w:rPr>
          <w:rFonts w:cs="Arial"/>
          <w:lang w:val="da-DK"/>
        </w:rPr>
        <w:t xml:space="preserve"> als: Chen et al. 2016, S.)</w:t>
      </w:r>
    </w:p>
    <w:p w14:paraId="08FC52CE" w14:textId="77777777" w:rsidR="000C2DC2" w:rsidRDefault="000C2DC2" w:rsidP="000C2DC2">
      <w:pPr>
        <w:rPr>
          <w:rFonts w:cs="Arial"/>
          <w:lang w:val="en-GB"/>
        </w:rPr>
      </w:pPr>
      <w:proofErr w:type="spellStart"/>
      <w:r>
        <w:rPr>
          <w:rFonts w:cs="Arial"/>
          <w:lang w:val="en-GB"/>
        </w:rPr>
        <w:t>Cholakova</w:t>
      </w:r>
      <w:proofErr w:type="spellEnd"/>
      <w:r>
        <w:rPr>
          <w:rFonts w:cs="Arial"/>
          <w:lang w:val="en-GB"/>
        </w:rPr>
        <w:t>, Magdalena und</w:t>
      </w:r>
      <w:r w:rsidRPr="00DC296E">
        <w:rPr>
          <w:rFonts w:cs="Arial"/>
          <w:lang w:val="en-GB"/>
        </w:rPr>
        <w:t xml:space="preserve"> </w:t>
      </w:r>
      <w:proofErr w:type="spellStart"/>
      <w:r w:rsidRPr="00DC296E">
        <w:rPr>
          <w:rFonts w:cs="Arial"/>
          <w:lang w:val="en-GB"/>
        </w:rPr>
        <w:t>Clarysse</w:t>
      </w:r>
      <w:proofErr w:type="spellEnd"/>
      <w:r w:rsidRPr="00DC296E">
        <w:rPr>
          <w:rFonts w:cs="Arial"/>
          <w:lang w:val="en-GB"/>
        </w:rPr>
        <w:t xml:space="preserve">, Bart (2015): </w:t>
      </w:r>
      <w:r w:rsidRPr="009421BD">
        <w:rPr>
          <w:rFonts w:cs="Arial"/>
          <w:lang w:val="en-GB"/>
        </w:rPr>
        <w:t>“</w:t>
      </w:r>
      <w:r w:rsidRPr="00DC296E">
        <w:rPr>
          <w:rFonts w:cs="Arial"/>
          <w:lang w:val="en-GB"/>
        </w:rPr>
        <w:t xml:space="preserve">Does the Possibility to Make Equity Investments in Crowdfunding Projects Crowd Out Reward-Based </w:t>
      </w:r>
      <w:proofErr w:type="gramStart"/>
      <w:r w:rsidRPr="00DC296E">
        <w:rPr>
          <w:rFonts w:cs="Arial"/>
          <w:lang w:val="en-GB"/>
        </w:rPr>
        <w:t>Investments?</w:t>
      </w:r>
      <w:r w:rsidRPr="009421BD">
        <w:rPr>
          <w:rFonts w:cs="Arial"/>
          <w:lang w:val="en-GB"/>
        </w:rPr>
        <w:t>“</w:t>
      </w:r>
      <w:proofErr w:type="gramEnd"/>
      <w:r w:rsidRPr="00DC296E">
        <w:rPr>
          <w:rFonts w:cs="Arial"/>
          <w:lang w:val="en-GB"/>
        </w:rPr>
        <w:t xml:space="preserve"> In: Entrepreneurship Theory and Practice (1042-2587), S. 145–172. DOI: 10.1111/etap.12139</w:t>
      </w:r>
      <w:r>
        <w:rPr>
          <w:rFonts w:cs="Arial"/>
          <w:lang w:val="en-GB"/>
        </w:rPr>
        <w:t xml:space="preserve"> (</w:t>
      </w:r>
      <w:proofErr w:type="spellStart"/>
      <w:r>
        <w:rPr>
          <w:rFonts w:cs="Arial"/>
          <w:lang w:val="en-GB"/>
        </w:rPr>
        <w:t>zitiert</w:t>
      </w:r>
      <w:proofErr w:type="spellEnd"/>
      <w:r>
        <w:rPr>
          <w:rFonts w:cs="Arial"/>
          <w:lang w:val="en-GB"/>
        </w:rPr>
        <w:t xml:space="preserve"> </w:t>
      </w:r>
      <w:proofErr w:type="spellStart"/>
      <w:r>
        <w:rPr>
          <w:rFonts w:cs="Arial"/>
          <w:lang w:val="en-GB"/>
        </w:rPr>
        <w:t>als</w:t>
      </w:r>
      <w:proofErr w:type="spellEnd"/>
      <w:r>
        <w:rPr>
          <w:rFonts w:cs="Arial"/>
          <w:lang w:val="en-GB"/>
        </w:rPr>
        <w:t xml:space="preserve">: </w:t>
      </w:r>
      <w:proofErr w:type="spellStart"/>
      <w:r w:rsidRPr="00C974E1">
        <w:rPr>
          <w:rFonts w:cs="Arial"/>
          <w:lang w:val="en-GB"/>
        </w:rPr>
        <w:t>Cholakova</w:t>
      </w:r>
      <w:proofErr w:type="spellEnd"/>
      <w:r w:rsidRPr="00C974E1">
        <w:rPr>
          <w:rFonts w:cs="Arial"/>
          <w:lang w:val="en-GB"/>
        </w:rPr>
        <w:t xml:space="preserve"> und </w:t>
      </w:r>
      <w:proofErr w:type="spellStart"/>
      <w:r w:rsidRPr="00C974E1">
        <w:rPr>
          <w:rFonts w:cs="Arial"/>
          <w:lang w:val="en-GB"/>
        </w:rPr>
        <w:t>Clarysse</w:t>
      </w:r>
      <w:proofErr w:type="spellEnd"/>
      <w:r w:rsidRPr="00C974E1">
        <w:rPr>
          <w:rFonts w:cs="Arial"/>
          <w:lang w:val="en-GB"/>
        </w:rPr>
        <w:t xml:space="preserve"> 2015</w:t>
      </w:r>
      <w:r>
        <w:rPr>
          <w:rFonts w:cs="Arial"/>
          <w:lang w:val="en-GB"/>
        </w:rPr>
        <w:t>, S.).</w:t>
      </w:r>
    </w:p>
    <w:p w14:paraId="53017004" w14:textId="77777777" w:rsidR="000C2DC2" w:rsidRDefault="000C2DC2" w:rsidP="000C2DC2">
      <w:pPr>
        <w:rPr>
          <w:rFonts w:cs="Arial"/>
          <w:lang w:val="en-GB"/>
        </w:rPr>
      </w:pPr>
      <w:r w:rsidRPr="000F4D14">
        <w:rPr>
          <w:rFonts w:cs="Arial"/>
          <w:lang w:val="en-GB"/>
        </w:rPr>
        <w:t>Deci, Edward</w:t>
      </w:r>
      <w:r w:rsidRPr="00B64700">
        <w:rPr>
          <w:rFonts w:cs="Arial"/>
          <w:lang w:val="en-GB"/>
        </w:rPr>
        <w:t xml:space="preserve"> L.</w:t>
      </w:r>
      <w:r>
        <w:rPr>
          <w:rFonts w:cs="Arial"/>
          <w:lang w:val="en-GB"/>
        </w:rPr>
        <w:t xml:space="preserve">; </w:t>
      </w:r>
      <w:proofErr w:type="spellStart"/>
      <w:r>
        <w:rPr>
          <w:rFonts w:cs="Arial"/>
          <w:lang w:val="en-GB"/>
        </w:rPr>
        <w:t>Koestner</w:t>
      </w:r>
      <w:proofErr w:type="spellEnd"/>
      <w:r>
        <w:rPr>
          <w:rFonts w:cs="Arial"/>
          <w:lang w:val="en-GB"/>
        </w:rPr>
        <w:t>, Richard</w:t>
      </w:r>
      <w:r w:rsidRPr="00B64700">
        <w:rPr>
          <w:rFonts w:cs="Arial"/>
          <w:lang w:val="en-GB"/>
        </w:rPr>
        <w:t xml:space="preserve"> und </w:t>
      </w:r>
      <w:r w:rsidRPr="000F4D14">
        <w:rPr>
          <w:rFonts w:cs="Arial"/>
          <w:lang w:val="en-GB"/>
        </w:rPr>
        <w:t>Ryan, Rich</w:t>
      </w:r>
      <w:r>
        <w:rPr>
          <w:rFonts w:cs="Arial"/>
          <w:lang w:val="en-GB"/>
        </w:rPr>
        <w:t>ard</w:t>
      </w:r>
      <w:r w:rsidRPr="000F4D14">
        <w:rPr>
          <w:rFonts w:cs="Arial"/>
          <w:lang w:val="en-GB"/>
        </w:rPr>
        <w:t xml:space="preserve"> M.,</w:t>
      </w:r>
      <w:r>
        <w:rPr>
          <w:rFonts w:cs="Arial"/>
          <w:lang w:val="en-GB"/>
        </w:rPr>
        <w:t xml:space="preserve"> (2001):</w:t>
      </w:r>
      <w:r w:rsidRPr="00B64700">
        <w:rPr>
          <w:rFonts w:cs="Arial"/>
          <w:lang w:val="en-GB"/>
        </w:rPr>
        <w:t xml:space="preserve"> </w:t>
      </w:r>
      <w:r>
        <w:rPr>
          <w:rFonts w:cs="Arial"/>
          <w:lang w:val="en-GB"/>
        </w:rPr>
        <w:t>“</w:t>
      </w:r>
      <w:r w:rsidRPr="00F73EB3">
        <w:rPr>
          <w:rFonts w:cs="Arial"/>
          <w:lang w:val="en-GB"/>
        </w:rPr>
        <w:t>Extrinsic Rewards and Intrinsic Motivation in Education: Reconsidered Once Again</w:t>
      </w:r>
      <w:r>
        <w:rPr>
          <w:rFonts w:cs="Arial"/>
          <w:lang w:val="en-GB"/>
        </w:rPr>
        <w:t>”. In:</w:t>
      </w:r>
      <w:r w:rsidRPr="00B64700">
        <w:rPr>
          <w:rFonts w:cs="Arial"/>
          <w:lang w:val="en-GB"/>
        </w:rPr>
        <w:t xml:space="preserve"> </w:t>
      </w:r>
      <w:r w:rsidRPr="00F73EB3">
        <w:rPr>
          <w:rFonts w:cs="Arial"/>
          <w:lang w:val="en-GB"/>
        </w:rPr>
        <w:t>Review of Educational Research</w:t>
      </w:r>
      <w:r w:rsidRPr="00B64700">
        <w:rPr>
          <w:rFonts w:cs="Arial"/>
          <w:lang w:val="en-GB"/>
        </w:rPr>
        <w:t xml:space="preserve">, </w:t>
      </w:r>
      <w:r>
        <w:rPr>
          <w:rFonts w:cs="Arial"/>
          <w:lang w:val="en-GB"/>
        </w:rPr>
        <w:t>Vol. 71, No. 1</w:t>
      </w:r>
      <w:r w:rsidRPr="00B64700">
        <w:rPr>
          <w:rFonts w:cs="Arial"/>
          <w:lang w:val="en-GB"/>
        </w:rPr>
        <w:t xml:space="preserve">, </w:t>
      </w:r>
      <w:r>
        <w:rPr>
          <w:rFonts w:cs="Arial"/>
          <w:lang w:val="en-GB"/>
        </w:rPr>
        <w:t>S.1 -27 (</w:t>
      </w:r>
      <w:proofErr w:type="spellStart"/>
      <w:r>
        <w:rPr>
          <w:rFonts w:cs="Arial"/>
          <w:lang w:val="en-GB"/>
        </w:rPr>
        <w:t>zitiert</w:t>
      </w:r>
      <w:proofErr w:type="spellEnd"/>
      <w:r>
        <w:rPr>
          <w:rFonts w:cs="Arial"/>
          <w:lang w:val="en-GB"/>
        </w:rPr>
        <w:t xml:space="preserve"> </w:t>
      </w:r>
      <w:proofErr w:type="spellStart"/>
      <w:r>
        <w:rPr>
          <w:rFonts w:cs="Arial"/>
          <w:lang w:val="en-GB"/>
        </w:rPr>
        <w:t>als</w:t>
      </w:r>
      <w:proofErr w:type="spellEnd"/>
      <w:r>
        <w:rPr>
          <w:rFonts w:cs="Arial"/>
          <w:lang w:val="en-GB"/>
        </w:rPr>
        <w:t xml:space="preserve">: </w:t>
      </w:r>
      <w:r w:rsidRPr="00B64700">
        <w:rPr>
          <w:rFonts w:cs="Arial"/>
          <w:lang w:val="en-GB"/>
        </w:rPr>
        <w:t>Deci et al., 2001, S.</w:t>
      </w:r>
      <w:r>
        <w:rPr>
          <w:rFonts w:cs="Arial"/>
          <w:lang w:val="en-GB"/>
        </w:rPr>
        <w:t>).</w:t>
      </w:r>
    </w:p>
    <w:p w14:paraId="793338B8" w14:textId="77777777" w:rsidR="000C2DC2" w:rsidRPr="000F4D14" w:rsidRDefault="000C2DC2" w:rsidP="000C2DC2">
      <w:pPr>
        <w:rPr>
          <w:rFonts w:cs="Arial"/>
          <w:lang w:val="de-CH"/>
        </w:rPr>
      </w:pPr>
      <w:proofErr w:type="spellStart"/>
      <w:r w:rsidRPr="000F4D14">
        <w:rPr>
          <w:rFonts w:cs="Arial"/>
          <w:lang w:val="de-CH"/>
        </w:rPr>
        <w:t>Deci</w:t>
      </w:r>
      <w:proofErr w:type="spellEnd"/>
      <w:r w:rsidRPr="000F4D14">
        <w:rPr>
          <w:rFonts w:cs="Arial"/>
          <w:lang w:val="de-CH"/>
        </w:rPr>
        <w:t xml:space="preserve">, Edward L. und Ryan, Richard M. </w:t>
      </w:r>
      <w:r>
        <w:rPr>
          <w:rFonts w:cs="Arial"/>
          <w:lang w:val="de-CH"/>
        </w:rPr>
        <w:t xml:space="preserve">(1993): </w:t>
      </w:r>
      <w:r w:rsidRPr="000F4D14">
        <w:rPr>
          <w:rFonts w:cs="Arial"/>
          <w:lang w:val="de-CH"/>
        </w:rPr>
        <w:t>“</w:t>
      </w:r>
      <w:r>
        <w:t>Die Selbstbestimmungstheorie der Motivation und ihre Bedeutung für die Pädagogik</w:t>
      </w:r>
      <w:r w:rsidRPr="000F4D14">
        <w:rPr>
          <w:rFonts w:cs="Arial"/>
          <w:lang w:val="de-CH"/>
        </w:rPr>
        <w:t>“</w:t>
      </w:r>
      <w:r>
        <w:rPr>
          <w:rFonts w:cs="Arial"/>
          <w:lang w:val="de-CH"/>
        </w:rPr>
        <w:t xml:space="preserve"> In: </w:t>
      </w:r>
      <w:r>
        <w:t>Zeitschrift für Pädagogik, Jahrgang 39, Heft 2, 1993, S. 223-238</w:t>
      </w:r>
      <w:r w:rsidRPr="00133E78">
        <w:rPr>
          <w:rFonts w:cs="Arial"/>
          <w:lang w:val="de-CH"/>
        </w:rPr>
        <w:t xml:space="preserve"> </w:t>
      </w:r>
      <w:r w:rsidRPr="000F4D14">
        <w:rPr>
          <w:rFonts w:cs="Arial"/>
          <w:lang w:val="de-CH"/>
        </w:rPr>
        <w:t>(</w:t>
      </w:r>
      <w:r w:rsidRPr="00202C89">
        <w:rPr>
          <w:rFonts w:cs="Arial"/>
          <w:lang w:val="de-CH"/>
        </w:rPr>
        <w:t xml:space="preserve">zitiert als: </w:t>
      </w:r>
      <w:proofErr w:type="spellStart"/>
      <w:r w:rsidRPr="000F4D14">
        <w:rPr>
          <w:rFonts w:cs="Arial"/>
          <w:lang w:val="de-CH"/>
        </w:rPr>
        <w:t>Deci</w:t>
      </w:r>
      <w:proofErr w:type="spellEnd"/>
      <w:r w:rsidRPr="000F4D14">
        <w:rPr>
          <w:rFonts w:cs="Arial"/>
          <w:lang w:val="de-CH"/>
        </w:rPr>
        <w:t xml:space="preserve"> und Ryan 1993, S.)</w:t>
      </w:r>
      <w:r>
        <w:rPr>
          <w:rFonts w:cs="Arial"/>
          <w:lang w:val="de-CH"/>
        </w:rPr>
        <w:t>.</w:t>
      </w:r>
    </w:p>
    <w:p w14:paraId="3D13E0EE" w14:textId="77777777" w:rsidR="000C2DC2" w:rsidRPr="000F4D14" w:rsidRDefault="000C2DC2" w:rsidP="000C2DC2">
      <w:pPr>
        <w:rPr>
          <w:rFonts w:cs="Arial"/>
          <w:lang w:val="de-CH"/>
        </w:rPr>
      </w:pPr>
      <w:r w:rsidRPr="00597B54">
        <w:rPr>
          <w:rFonts w:cs="Arial"/>
          <w:lang w:val="en-GB"/>
        </w:rPr>
        <w:t xml:space="preserve">Deci, Edward </w:t>
      </w:r>
      <w:r>
        <w:rPr>
          <w:rFonts w:cs="Arial"/>
          <w:lang w:val="en-GB"/>
        </w:rPr>
        <w:t xml:space="preserve">L. und Ryan, Richard M. (1985): </w:t>
      </w:r>
      <w:r w:rsidRPr="009421BD">
        <w:rPr>
          <w:rFonts w:cs="Arial"/>
          <w:lang w:val="en-GB"/>
        </w:rPr>
        <w:t>“</w:t>
      </w:r>
      <w:r w:rsidRPr="00597B54">
        <w:rPr>
          <w:rFonts w:cs="Arial"/>
          <w:lang w:val="en-GB"/>
        </w:rPr>
        <w:t xml:space="preserve">Intrinsic motivation and self-determination in human </w:t>
      </w:r>
      <w:proofErr w:type="gramStart"/>
      <w:r w:rsidRPr="00597B54">
        <w:rPr>
          <w:rFonts w:cs="Arial"/>
          <w:lang w:val="en-GB"/>
        </w:rPr>
        <w:t>behaviour</w:t>
      </w:r>
      <w:r w:rsidRPr="009421BD">
        <w:rPr>
          <w:rFonts w:cs="Arial"/>
          <w:lang w:val="en-GB"/>
        </w:rPr>
        <w:t>“</w:t>
      </w:r>
      <w:proofErr w:type="gramEnd"/>
      <w:r w:rsidRPr="00597B54">
        <w:rPr>
          <w:rFonts w:cs="Arial"/>
          <w:lang w:val="en-GB"/>
        </w:rPr>
        <w:t xml:space="preserve">. </w:t>
      </w:r>
      <w:r w:rsidRPr="000F4D14">
        <w:rPr>
          <w:rFonts w:cs="Arial"/>
          <w:lang w:val="de-CH"/>
        </w:rPr>
        <w:t>New York: Plenum, DOI:</w:t>
      </w:r>
      <w:r>
        <w:rPr>
          <w:rFonts w:cs="Arial"/>
          <w:lang w:val="de-CH"/>
        </w:rPr>
        <w:t>10.</w:t>
      </w:r>
      <w:r w:rsidRPr="000F4D14">
        <w:rPr>
          <w:rFonts w:cs="Arial"/>
          <w:lang w:val="de-CH"/>
        </w:rPr>
        <w:t>00</w:t>
      </w:r>
      <w:r>
        <w:rPr>
          <w:rFonts w:cs="Arial"/>
          <w:lang w:val="de-CH"/>
        </w:rPr>
        <w:t>7/978-1-4613-4446-9</w:t>
      </w:r>
      <w:r w:rsidRPr="000F4D14">
        <w:rPr>
          <w:rFonts w:cs="Arial"/>
          <w:lang w:val="de-CH"/>
        </w:rPr>
        <w:t xml:space="preserve"> (zitiert als: </w:t>
      </w:r>
      <w:proofErr w:type="spellStart"/>
      <w:r w:rsidRPr="000F4D14">
        <w:rPr>
          <w:rFonts w:cs="Arial"/>
          <w:lang w:val="de-CH"/>
        </w:rPr>
        <w:t>Deci</w:t>
      </w:r>
      <w:proofErr w:type="spellEnd"/>
      <w:r w:rsidRPr="000F4D14">
        <w:rPr>
          <w:rFonts w:cs="Arial"/>
          <w:lang w:val="de-CH"/>
        </w:rPr>
        <w:t xml:space="preserve"> und Ryan 1985, S.).</w:t>
      </w:r>
    </w:p>
    <w:p w14:paraId="3EA8EE7E" w14:textId="77777777" w:rsidR="000C2DC2" w:rsidRDefault="000C2DC2" w:rsidP="000C2DC2">
      <w:pPr>
        <w:rPr>
          <w:rFonts w:cs="Arial"/>
          <w:lang w:val="en-US"/>
        </w:rPr>
      </w:pPr>
      <w:r w:rsidRPr="00F5401E">
        <w:rPr>
          <w:rFonts w:cs="Arial"/>
          <w:lang w:val="en-US"/>
        </w:rPr>
        <w:t>Deci, E</w:t>
      </w:r>
      <w:r>
        <w:rPr>
          <w:rFonts w:cs="Arial"/>
          <w:lang w:val="en-US"/>
        </w:rPr>
        <w:t>dward</w:t>
      </w:r>
      <w:r w:rsidRPr="00F5401E">
        <w:rPr>
          <w:rFonts w:cs="Arial"/>
          <w:lang w:val="en-US"/>
        </w:rPr>
        <w:t xml:space="preserve"> L.</w:t>
      </w:r>
      <w:r>
        <w:rPr>
          <w:rFonts w:cs="Arial"/>
          <w:lang w:val="en-US"/>
        </w:rPr>
        <w:t xml:space="preserve"> (1975): </w:t>
      </w:r>
      <w:r w:rsidRPr="009421BD">
        <w:rPr>
          <w:rFonts w:cs="Arial"/>
          <w:lang w:val="en-GB"/>
        </w:rPr>
        <w:t>“</w:t>
      </w:r>
      <w:r>
        <w:rPr>
          <w:rFonts w:cs="Arial"/>
          <w:lang w:val="en-US"/>
        </w:rPr>
        <w:t xml:space="preserve">Intrinsic </w:t>
      </w:r>
      <w:proofErr w:type="gramStart"/>
      <w:r>
        <w:rPr>
          <w:rFonts w:cs="Arial"/>
          <w:lang w:val="en-US"/>
        </w:rPr>
        <w:t>M</w:t>
      </w:r>
      <w:r w:rsidRPr="00F5401E">
        <w:rPr>
          <w:rFonts w:cs="Arial"/>
          <w:lang w:val="en-US"/>
        </w:rPr>
        <w:t>otivation</w:t>
      </w:r>
      <w:r w:rsidRPr="009421BD">
        <w:rPr>
          <w:rFonts w:cs="Arial"/>
          <w:lang w:val="en-GB"/>
        </w:rPr>
        <w:t>“</w:t>
      </w:r>
      <w:proofErr w:type="gramEnd"/>
      <w:r>
        <w:rPr>
          <w:rFonts w:cs="Arial"/>
          <w:lang w:val="en-GB"/>
        </w:rPr>
        <w:t>,</w:t>
      </w:r>
      <w:r w:rsidRPr="00F5401E">
        <w:rPr>
          <w:rFonts w:cs="Arial"/>
          <w:lang w:val="en-US"/>
        </w:rPr>
        <w:t xml:space="preserve"> New York: Plenum,</w:t>
      </w:r>
      <w:r>
        <w:rPr>
          <w:rFonts w:cs="Arial"/>
          <w:lang w:val="en-US"/>
        </w:rPr>
        <w:t xml:space="preserve"> 1975 (</w:t>
      </w:r>
      <w:proofErr w:type="spellStart"/>
      <w:r>
        <w:rPr>
          <w:rFonts w:cs="Arial"/>
          <w:lang w:val="en-US"/>
        </w:rPr>
        <w:t>zitiert</w:t>
      </w:r>
      <w:proofErr w:type="spellEnd"/>
      <w:r>
        <w:rPr>
          <w:rFonts w:cs="Arial"/>
          <w:lang w:val="en-US"/>
        </w:rPr>
        <w:t xml:space="preserve"> </w:t>
      </w:r>
      <w:proofErr w:type="spellStart"/>
      <w:r>
        <w:rPr>
          <w:rFonts w:cs="Arial"/>
          <w:lang w:val="en-US"/>
        </w:rPr>
        <w:t>als</w:t>
      </w:r>
      <w:proofErr w:type="spellEnd"/>
      <w:r>
        <w:rPr>
          <w:rFonts w:cs="Arial"/>
          <w:lang w:val="en-US"/>
        </w:rPr>
        <w:t xml:space="preserve"> Deci 1975, S.).</w:t>
      </w:r>
    </w:p>
    <w:p w14:paraId="71D21E0E" w14:textId="77777777" w:rsidR="000C2DC2" w:rsidRDefault="000C2DC2" w:rsidP="000C2DC2">
      <w:pPr>
        <w:rPr>
          <w:rFonts w:cs="Arial"/>
          <w:lang w:val="en-US"/>
        </w:rPr>
      </w:pPr>
      <w:proofErr w:type="spellStart"/>
      <w:r>
        <w:rPr>
          <w:rFonts w:cs="Arial"/>
          <w:lang w:val="en-US"/>
        </w:rPr>
        <w:t>DeCoster</w:t>
      </w:r>
      <w:proofErr w:type="spellEnd"/>
      <w:r>
        <w:rPr>
          <w:rFonts w:cs="Arial"/>
          <w:lang w:val="en-US"/>
        </w:rPr>
        <w:t xml:space="preserve">, Jamie (1998): </w:t>
      </w:r>
      <w:r w:rsidRPr="009421BD">
        <w:rPr>
          <w:rFonts w:cs="Arial"/>
          <w:lang w:val="en-GB"/>
        </w:rPr>
        <w:t>“</w:t>
      </w:r>
      <w:r w:rsidRPr="00784727">
        <w:rPr>
          <w:rFonts w:cs="Arial"/>
          <w:lang w:val="en-US"/>
        </w:rPr>
        <w:t>Overview of Factor Analysis</w:t>
      </w:r>
      <w:r>
        <w:rPr>
          <w:rFonts w:cs="Arial"/>
          <w:lang w:val="en-US"/>
        </w:rPr>
        <w:t xml:space="preserve">”, Available at </w:t>
      </w:r>
      <w:r w:rsidRPr="00784727">
        <w:rPr>
          <w:rFonts w:cs="Arial"/>
          <w:lang w:val="en-US"/>
        </w:rPr>
        <w:t xml:space="preserve">https://www.researchgate.net/publication/255620387_Overview_of_Factor_Analysis </w:t>
      </w:r>
      <w:r>
        <w:rPr>
          <w:rFonts w:cs="Arial"/>
          <w:lang w:val="en-US"/>
        </w:rPr>
        <w:t>(</w:t>
      </w:r>
      <w:proofErr w:type="spellStart"/>
      <w:r>
        <w:rPr>
          <w:rFonts w:cs="Arial"/>
          <w:lang w:val="en-US"/>
        </w:rPr>
        <w:t>zitiert</w:t>
      </w:r>
      <w:proofErr w:type="spellEnd"/>
      <w:r>
        <w:rPr>
          <w:rFonts w:cs="Arial"/>
          <w:lang w:val="en-US"/>
        </w:rPr>
        <w:t xml:space="preserve"> </w:t>
      </w:r>
      <w:proofErr w:type="spellStart"/>
      <w:r>
        <w:rPr>
          <w:rFonts w:cs="Arial"/>
          <w:lang w:val="en-US"/>
        </w:rPr>
        <w:t>als</w:t>
      </w:r>
      <w:proofErr w:type="spellEnd"/>
      <w:r>
        <w:rPr>
          <w:rFonts w:cs="Arial"/>
          <w:lang w:val="en-US"/>
        </w:rPr>
        <w:t xml:space="preserve">: </w:t>
      </w:r>
      <w:proofErr w:type="spellStart"/>
      <w:r>
        <w:rPr>
          <w:rFonts w:cs="Arial"/>
          <w:lang w:val="en-US"/>
        </w:rPr>
        <w:t>DeCoster</w:t>
      </w:r>
      <w:proofErr w:type="spellEnd"/>
      <w:r>
        <w:rPr>
          <w:rFonts w:cs="Arial"/>
          <w:lang w:val="en-US"/>
        </w:rPr>
        <w:t xml:space="preserve"> 1998, S.).</w:t>
      </w:r>
    </w:p>
    <w:p w14:paraId="24D7E777" w14:textId="77777777" w:rsidR="000C2DC2" w:rsidRPr="000F4D14" w:rsidRDefault="000C2DC2" w:rsidP="000C2DC2">
      <w:pPr>
        <w:rPr>
          <w:rFonts w:cs="Arial"/>
          <w:lang w:val="de-CH"/>
        </w:rPr>
      </w:pPr>
      <w:r w:rsidRPr="000F4D14">
        <w:rPr>
          <w:rFonts w:cs="Arial"/>
          <w:lang w:val="de-CH"/>
        </w:rPr>
        <w:lastRenderedPageBreak/>
        <w:t xml:space="preserve">Flick, Uwe: Stationen des qualitativen Forschungsprozesses. In: Flick, Uwe; </w:t>
      </w:r>
      <w:proofErr w:type="spellStart"/>
      <w:r w:rsidRPr="000F4D14">
        <w:rPr>
          <w:rFonts w:cs="Arial"/>
          <w:lang w:val="de-CH"/>
        </w:rPr>
        <w:t>Kardoff</w:t>
      </w:r>
      <w:proofErr w:type="spellEnd"/>
      <w:r w:rsidRPr="000F4D14">
        <w:rPr>
          <w:rFonts w:cs="Arial"/>
          <w:lang w:val="de-CH"/>
        </w:rPr>
        <w:t xml:space="preserve">, Ernst </w:t>
      </w:r>
      <w:proofErr w:type="gramStart"/>
      <w:r w:rsidRPr="000F4D14">
        <w:rPr>
          <w:rFonts w:cs="Arial"/>
          <w:lang w:val="de-CH"/>
        </w:rPr>
        <w:t>von ;</w:t>
      </w:r>
      <w:proofErr w:type="gramEnd"/>
      <w:r w:rsidRPr="000F4D14">
        <w:rPr>
          <w:rFonts w:cs="Arial"/>
          <w:lang w:val="de-CH"/>
        </w:rPr>
        <w:t xml:space="preserve"> </w:t>
      </w:r>
      <w:proofErr w:type="spellStart"/>
      <w:r w:rsidRPr="000F4D14">
        <w:rPr>
          <w:rFonts w:cs="Arial"/>
          <w:lang w:val="de-CH"/>
        </w:rPr>
        <w:t>Keupp</w:t>
      </w:r>
      <w:proofErr w:type="spellEnd"/>
      <w:r w:rsidRPr="000F4D14">
        <w:rPr>
          <w:rFonts w:cs="Arial"/>
          <w:lang w:val="de-CH"/>
        </w:rPr>
        <w:t>, Heiner ; Rosenstiel, Lutz ; Wolff, Stephan: Handbuch qualitative Sozialforschung: Grundlagen, Konzepte, Methoden und</w:t>
      </w:r>
      <w:r w:rsidRPr="00005748">
        <w:rPr>
          <w:rFonts w:cs="Arial"/>
          <w:lang w:val="de-CH"/>
        </w:rPr>
        <w:t xml:space="preserve"> Anwendungen </w:t>
      </w:r>
      <w:r w:rsidRPr="000F4D14">
        <w:rPr>
          <w:rFonts w:cs="Arial"/>
          <w:lang w:val="de-CH"/>
        </w:rPr>
        <w:t>München</w:t>
      </w:r>
      <w:r>
        <w:rPr>
          <w:rFonts w:cs="Arial"/>
          <w:lang w:val="de-CH"/>
        </w:rPr>
        <w:t xml:space="preserve">, 1995, S. </w:t>
      </w:r>
      <w:r>
        <w:t>147-173 (zitiert als: Flick 1995, S.).</w:t>
      </w:r>
    </w:p>
    <w:p w14:paraId="09D774C2" w14:textId="77777777" w:rsidR="000C2DC2" w:rsidRPr="000F4D14" w:rsidRDefault="000C2DC2" w:rsidP="000C2DC2">
      <w:pPr>
        <w:rPr>
          <w:rFonts w:cs="Arial"/>
          <w:lang w:val="en-GB"/>
        </w:rPr>
      </w:pPr>
      <w:r w:rsidRPr="00B6392D">
        <w:rPr>
          <w:rFonts w:cs="Arial"/>
          <w:lang w:val="en-GB"/>
        </w:rPr>
        <w:t>Gerber, Elisabeth M.</w:t>
      </w:r>
      <w:r w:rsidRPr="000F4D14">
        <w:rPr>
          <w:rFonts w:cs="Arial"/>
          <w:lang w:val="en-GB"/>
        </w:rPr>
        <w:t>; Greenberg, Michael D.</w:t>
      </w:r>
      <w:r w:rsidRPr="00B6392D">
        <w:rPr>
          <w:rFonts w:cs="Arial"/>
          <w:lang w:val="en-GB"/>
        </w:rPr>
        <w:t xml:space="preserve"> und Hui, Julie (2014):</w:t>
      </w:r>
      <w:r w:rsidRPr="000F4D14">
        <w:rPr>
          <w:rFonts w:cs="Arial"/>
          <w:lang w:val="en-GB"/>
        </w:rPr>
        <w:t xml:space="preserve"> </w:t>
      </w:r>
      <w:r w:rsidRPr="009421BD">
        <w:rPr>
          <w:rFonts w:cs="Arial"/>
          <w:lang w:val="en-GB"/>
        </w:rPr>
        <w:t>“</w:t>
      </w:r>
      <w:r w:rsidRPr="000F4D14">
        <w:rPr>
          <w:rFonts w:cs="Arial"/>
          <w:lang w:val="en-GB"/>
        </w:rPr>
        <w:t>Understanding the Role of Community</w:t>
      </w:r>
      <w:r>
        <w:rPr>
          <w:rFonts w:cs="Arial"/>
          <w:lang w:val="en-GB"/>
        </w:rPr>
        <w:t xml:space="preserve"> </w:t>
      </w:r>
      <w:r w:rsidRPr="000F4D14">
        <w:rPr>
          <w:rFonts w:cs="Arial"/>
          <w:lang w:val="en-GB"/>
        </w:rPr>
        <w:t xml:space="preserve">in Crowdfunding </w:t>
      </w:r>
      <w:proofErr w:type="gramStart"/>
      <w:r w:rsidRPr="000F4D14">
        <w:rPr>
          <w:rFonts w:cs="Arial"/>
          <w:lang w:val="en-GB"/>
        </w:rPr>
        <w:t>Work</w:t>
      </w:r>
      <w:r w:rsidRPr="009421BD">
        <w:rPr>
          <w:rFonts w:cs="Arial"/>
          <w:lang w:val="en-GB"/>
        </w:rPr>
        <w:t>“</w:t>
      </w:r>
      <w:r>
        <w:rPr>
          <w:rFonts w:cs="Arial"/>
          <w:lang w:val="en-GB"/>
        </w:rPr>
        <w:t xml:space="preserve"> In</w:t>
      </w:r>
      <w:proofErr w:type="gramEnd"/>
      <w:r>
        <w:rPr>
          <w:rFonts w:cs="Arial"/>
          <w:lang w:val="en-GB"/>
        </w:rPr>
        <w:t xml:space="preserve">: </w:t>
      </w:r>
      <w:r w:rsidRPr="00B6392D">
        <w:rPr>
          <w:rFonts w:cs="Arial"/>
          <w:lang w:val="en-GB"/>
        </w:rPr>
        <w:t>Crowdfunding: "Show me the Money!"</w:t>
      </w:r>
      <w:r>
        <w:rPr>
          <w:rFonts w:cs="Arial"/>
          <w:lang w:val="en-GB"/>
        </w:rPr>
        <w:t>, CSCW 2014, S. 15- 19, Baltimore (</w:t>
      </w:r>
      <w:proofErr w:type="spellStart"/>
      <w:r>
        <w:rPr>
          <w:rFonts w:cs="Arial"/>
          <w:lang w:val="en-GB"/>
        </w:rPr>
        <w:t>zitiert</w:t>
      </w:r>
      <w:proofErr w:type="spellEnd"/>
      <w:r>
        <w:rPr>
          <w:rFonts w:cs="Arial"/>
          <w:lang w:val="en-GB"/>
        </w:rPr>
        <w:t xml:space="preserve"> </w:t>
      </w:r>
      <w:proofErr w:type="spellStart"/>
      <w:r>
        <w:rPr>
          <w:rFonts w:cs="Arial"/>
          <w:lang w:val="en-GB"/>
        </w:rPr>
        <w:t>als</w:t>
      </w:r>
      <w:proofErr w:type="spellEnd"/>
      <w:r w:rsidRPr="00B6392D">
        <w:rPr>
          <w:rFonts w:cs="Arial"/>
          <w:lang w:val="da-DK"/>
        </w:rPr>
        <w:t xml:space="preserve"> </w:t>
      </w:r>
      <w:r w:rsidRPr="009421BD">
        <w:rPr>
          <w:rFonts w:cs="Arial"/>
          <w:lang w:val="da-DK"/>
        </w:rPr>
        <w:t>Gerber and Hui 201</w:t>
      </w:r>
      <w:r>
        <w:rPr>
          <w:rFonts w:cs="Arial"/>
          <w:lang w:val="da-DK"/>
        </w:rPr>
        <w:t>4</w:t>
      </w:r>
      <w:r w:rsidRPr="009421BD">
        <w:rPr>
          <w:rFonts w:cs="Arial"/>
          <w:lang w:val="da-DK"/>
        </w:rPr>
        <w:t>, S.).</w:t>
      </w:r>
    </w:p>
    <w:p w14:paraId="29A6F69E" w14:textId="77777777" w:rsidR="000C2DC2" w:rsidRPr="008B4D98" w:rsidRDefault="000C2DC2" w:rsidP="000C2DC2">
      <w:pPr>
        <w:rPr>
          <w:rFonts w:cs="Arial"/>
          <w:lang w:val="en-GB"/>
        </w:rPr>
      </w:pPr>
      <w:r w:rsidRPr="00597B54">
        <w:rPr>
          <w:rFonts w:cs="Arial"/>
          <w:lang w:val="en-GB"/>
        </w:rPr>
        <w:t>Gerber, E</w:t>
      </w:r>
      <w:r>
        <w:rPr>
          <w:rFonts w:cs="Arial"/>
          <w:lang w:val="en-GB"/>
        </w:rPr>
        <w:t>lisabeth M. und Hui, Julie (2013</w:t>
      </w:r>
      <w:r w:rsidRPr="00597B54">
        <w:rPr>
          <w:rFonts w:cs="Arial"/>
          <w:lang w:val="en-GB"/>
        </w:rPr>
        <w:t xml:space="preserve">): </w:t>
      </w:r>
      <w:r w:rsidRPr="009421BD">
        <w:rPr>
          <w:rFonts w:cs="Arial"/>
          <w:lang w:val="en-GB"/>
        </w:rPr>
        <w:t>“</w:t>
      </w:r>
      <w:r w:rsidRPr="00597B54">
        <w:rPr>
          <w:rFonts w:cs="Arial"/>
          <w:lang w:val="en-GB"/>
        </w:rPr>
        <w:t xml:space="preserve">Crowdfunding: Motivations and Deterrents for </w:t>
      </w:r>
      <w:proofErr w:type="gramStart"/>
      <w:r w:rsidRPr="00597B54">
        <w:rPr>
          <w:rFonts w:cs="Arial"/>
          <w:lang w:val="en-GB"/>
        </w:rPr>
        <w:t>Participation</w:t>
      </w:r>
      <w:r w:rsidRPr="009421BD">
        <w:rPr>
          <w:rFonts w:cs="Arial"/>
          <w:lang w:val="en-GB"/>
        </w:rPr>
        <w:t>“</w:t>
      </w:r>
      <w:r w:rsidRPr="00597B54">
        <w:rPr>
          <w:rFonts w:cs="Arial"/>
          <w:lang w:val="en-GB"/>
        </w:rPr>
        <w:t xml:space="preserve"> </w:t>
      </w:r>
      <w:r>
        <w:rPr>
          <w:rFonts w:cs="Arial"/>
          <w:lang w:val="en-GB"/>
        </w:rPr>
        <w:t>In</w:t>
      </w:r>
      <w:proofErr w:type="gramEnd"/>
      <w:r>
        <w:rPr>
          <w:rFonts w:cs="Arial"/>
          <w:lang w:val="en-GB"/>
        </w:rPr>
        <w:t xml:space="preserve">: </w:t>
      </w:r>
      <w:r w:rsidRPr="00B20CE8">
        <w:rPr>
          <w:rFonts w:cs="Arial"/>
          <w:lang w:val="en-GB"/>
        </w:rPr>
        <w:t>Transactions on Computer-Human Interaction</w:t>
      </w:r>
      <w:r>
        <w:rPr>
          <w:rFonts w:cs="Arial"/>
          <w:lang w:val="en-GB"/>
        </w:rPr>
        <w:t>, 2013, Vol.</w:t>
      </w:r>
      <w:r w:rsidRPr="00597B54">
        <w:rPr>
          <w:rFonts w:cs="Arial"/>
          <w:lang w:val="en-GB"/>
        </w:rPr>
        <w:t xml:space="preserve"> 20,</w:t>
      </w:r>
      <w:r>
        <w:rPr>
          <w:rFonts w:cs="Arial"/>
          <w:lang w:val="en-GB"/>
        </w:rPr>
        <w:t xml:space="preserve"> No.</w:t>
      </w:r>
      <w:r w:rsidRPr="00597B54">
        <w:rPr>
          <w:rFonts w:cs="Arial"/>
          <w:lang w:val="en-GB"/>
        </w:rPr>
        <w:t xml:space="preserve"> 6, Article 34 </w:t>
      </w:r>
      <w:r>
        <w:rPr>
          <w:rFonts w:cs="Arial"/>
          <w:lang w:val="en-GB"/>
        </w:rPr>
        <w:t>S.1-32,</w:t>
      </w:r>
      <w:r w:rsidRPr="00597B54">
        <w:rPr>
          <w:rFonts w:cs="Arial"/>
          <w:lang w:val="en-GB"/>
        </w:rPr>
        <w:t xml:space="preserve"> </w:t>
      </w:r>
      <w:r w:rsidRPr="008B4D98">
        <w:rPr>
          <w:rFonts w:cs="Arial"/>
          <w:lang w:val="en-GB"/>
        </w:rPr>
        <w:t xml:space="preserve">DOI: </w:t>
      </w:r>
      <w:hyperlink r:id="rId20" w:history="1">
        <w:r w:rsidRPr="008B4D98">
          <w:rPr>
            <w:rStyle w:val="Hyperlink"/>
            <w:rFonts w:cs="Arial"/>
            <w:lang w:val="en-GB"/>
          </w:rPr>
          <w:t>http://dx.doi.org/10.1145/2530540</w:t>
        </w:r>
      </w:hyperlink>
      <w:r w:rsidRPr="008B4D98">
        <w:rPr>
          <w:rFonts w:cs="Arial"/>
          <w:lang w:val="en-GB"/>
        </w:rPr>
        <w:t xml:space="preserve"> (</w:t>
      </w:r>
      <w:proofErr w:type="spellStart"/>
      <w:r w:rsidRPr="008B4D98">
        <w:rPr>
          <w:rFonts w:cs="Arial"/>
          <w:lang w:val="en-GB"/>
        </w:rPr>
        <w:t>zitiert</w:t>
      </w:r>
      <w:proofErr w:type="spellEnd"/>
      <w:r w:rsidRPr="008B4D98">
        <w:rPr>
          <w:rFonts w:cs="Arial"/>
          <w:lang w:val="en-GB"/>
        </w:rPr>
        <w:t xml:space="preserve"> </w:t>
      </w:r>
      <w:proofErr w:type="spellStart"/>
      <w:r w:rsidRPr="008B4D98">
        <w:rPr>
          <w:rFonts w:cs="Arial"/>
          <w:lang w:val="en-GB"/>
        </w:rPr>
        <w:t>als</w:t>
      </w:r>
      <w:proofErr w:type="spellEnd"/>
      <w:r w:rsidRPr="008B4D98">
        <w:rPr>
          <w:rFonts w:cs="Arial"/>
          <w:lang w:val="en-GB"/>
        </w:rPr>
        <w:t xml:space="preserve">: </w:t>
      </w:r>
      <w:r w:rsidRPr="009421BD">
        <w:rPr>
          <w:rFonts w:cs="Arial"/>
          <w:lang w:val="da-DK"/>
        </w:rPr>
        <w:t>Gerber and Hui 2013, S.).</w:t>
      </w:r>
    </w:p>
    <w:p w14:paraId="054FD176" w14:textId="77777777" w:rsidR="000C2DC2" w:rsidRDefault="000C2DC2" w:rsidP="000C2DC2">
      <w:pPr>
        <w:rPr>
          <w:rFonts w:cs="Arial"/>
          <w:lang w:val="en-GB"/>
        </w:rPr>
      </w:pPr>
      <w:r w:rsidRPr="009421BD">
        <w:rPr>
          <w:rFonts w:cs="Arial"/>
          <w:lang w:val="en-GB"/>
        </w:rPr>
        <w:t>Griffin, Z</w:t>
      </w:r>
      <w:r>
        <w:rPr>
          <w:rFonts w:cs="Arial"/>
          <w:lang w:val="en-GB"/>
        </w:rPr>
        <w:t>achary</w:t>
      </w:r>
      <w:r w:rsidRPr="009421BD">
        <w:rPr>
          <w:rFonts w:cs="Arial"/>
          <w:lang w:val="en-GB"/>
        </w:rPr>
        <w:t xml:space="preserve"> J. (2012): </w:t>
      </w:r>
      <w:r>
        <w:rPr>
          <w:rFonts w:cs="Arial"/>
          <w:lang w:val="en-GB"/>
        </w:rPr>
        <w:t>“</w:t>
      </w:r>
      <w:r w:rsidRPr="009421BD">
        <w:rPr>
          <w:rFonts w:cs="Arial"/>
          <w:lang w:val="en-GB"/>
        </w:rPr>
        <w:t>Crowdfunding: F</w:t>
      </w:r>
      <w:r>
        <w:rPr>
          <w:rFonts w:cs="Arial"/>
          <w:lang w:val="en-GB"/>
        </w:rPr>
        <w:t>l</w:t>
      </w:r>
      <w:r w:rsidRPr="009421BD">
        <w:rPr>
          <w:rFonts w:cs="Arial"/>
          <w:lang w:val="en-GB"/>
        </w:rPr>
        <w:t>eecing the American Masses</w:t>
      </w:r>
      <w:r>
        <w:rPr>
          <w:rFonts w:cs="Arial"/>
          <w:lang w:val="en-GB"/>
        </w:rPr>
        <w:t>”</w:t>
      </w:r>
      <w:r w:rsidRPr="009421BD">
        <w:rPr>
          <w:rFonts w:cs="Arial"/>
          <w:lang w:val="en-GB"/>
        </w:rPr>
        <w:t xml:space="preserve">, </w:t>
      </w:r>
      <w:r>
        <w:rPr>
          <w:rFonts w:cs="Arial"/>
          <w:lang w:val="en-GB"/>
        </w:rPr>
        <w:t>In: Journal of Law, Technology &amp; the Internet, VoL.4, No.</w:t>
      </w:r>
      <w:proofErr w:type="gramStart"/>
      <w:r>
        <w:rPr>
          <w:rFonts w:cs="Arial"/>
          <w:lang w:val="en-GB"/>
        </w:rPr>
        <w:t xml:space="preserve">2, </w:t>
      </w:r>
      <w:r w:rsidRPr="00DE01D1">
        <w:rPr>
          <w:rFonts w:cs="Arial"/>
          <w:lang w:val="en-GB"/>
        </w:rPr>
        <w:t xml:space="preserve"> 2013</w:t>
      </w:r>
      <w:proofErr w:type="gramEnd"/>
      <w:r w:rsidRPr="009421BD">
        <w:rPr>
          <w:rFonts w:cs="Arial"/>
          <w:lang w:val="en-GB"/>
        </w:rPr>
        <w:t xml:space="preserve"> (</w:t>
      </w:r>
      <w:proofErr w:type="spellStart"/>
      <w:r w:rsidRPr="009421BD">
        <w:rPr>
          <w:rFonts w:cs="Arial"/>
          <w:lang w:val="en-GB"/>
        </w:rPr>
        <w:t>zitiert</w:t>
      </w:r>
      <w:proofErr w:type="spellEnd"/>
      <w:r w:rsidRPr="009421BD">
        <w:rPr>
          <w:rFonts w:cs="Arial"/>
          <w:lang w:val="en-GB"/>
        </w:rPr>
        <w:t xml:space="preserve"> </w:t>
      </w:r>
      <w:proofErr w:type="spellStart"/>
      <w:r w:rsidRPr="009421BD">
        <w:rPr>
          <w:rFonts w:cs="Arial"/>
          <w:lang w:val="en-GB"/>
        </w:rPr>
        <w:t>als</w:t>
      </w:r>
      <w:proofErr w:type="spellEnd"/>
      <w:r w:rsidRPr="009421BD">
        <w:rPr>
          <w:rFonts w:cs="Arial"/>
          <w:lang w:val="en-GB"/>
        </w:rPr>
        <w:t>: Griffin, 2012, S.).</w:t>
      </w:r>
    </w:p>
    <w:p w14:paraId="622348F9" w14:textId="77777777" w:rsidR="000C2DC2" w:rsidRDefault="000C2DC2" w:rsidP="000C2DC2">
      <w:pPr>
        <w:rPr>
          <w:rFonts w:cs="Arial"/>
          <w:lang w:val="en-GB"/>
        </w:rPr>
      </w:pPr>
      <w:r w:rsidRPr="000F4D14">
        <w:rPr>
          <w:rFonts w:cs="Arial"/>
          <w:lang w:val="en-GB"/>
        </w:rPr>
        <w:t xml:space="preserve">Hair, Joseph F.; Black, William C; </w:t>
      </w:r>
      <w:proofErr w:type="spellStart"/>
      <w:r w:rsidRPr="000F4D14">
        <w:rPr>
          <w:rFonts w:cs="Arial"/>
          <w:lang w:val="en-GB"/>
        </w:rPr>
        <w:t>Babin</w:t>
      </w:r>
      <w:proofErr w:type="spellEnd"/>
      <w:r w:rsidRPr="000F4D14">
        <w:rPr>
          <w:rFonts w:cs="Arial"/>
          <w:lang w:val="en-GB"/>
        </w:rPr>
        <w:t>, Barry J.</w:t>
      </w:r>
      <w:r>
        <w:rPr>
          <w:rFonts w:cs="Arial"/>
          <w:lang w:val="en-GB"/>
        </w:rPr>
        <w:t xml:space="preserve">; Anderson, </w:t>
      </w:r>
      <w:proofErr w:type="spellStart"/>
      <w:r>
        <w:rPr>
          <w:rFonts w:cs="Arial"/>
          <w:lang w:val="en-GB"/>
        </w:rPr>
        <w:t>Rolph</w:t>
      </w:r>
      <w:proofErr w:type="spellEnd"/>
      <w:r>
        <w:rPr>
          <w:rFonts w:cs="Arial"/>
          <w:lang w:val="en-GB"/>
        </w:rPr>
        <w:t xml:space="preserve"> E.; (2014): </w:t>
      </w:r>
      <w:proofErr w:type="gramStart"/>
      <w:r w:rsidRPr="00597B54">
        <w:rPr>
          <w:rFonts w:cs="Arial"/>
          <w:lang w:val="en-GB"/>
        </w:rPr>
        <w:t xml:space="preserve">“ </w:t>
      </w:r>
      <w:r w:rsidRPr="00E725DA">
        <w:rPr>
          <w:rFonts w:cs="Arial"/>
          <w:lang w:val="en-GB"/>
        </w:rPr>
        <w:t>Multivariate</w:t>
      </w:r>
      <w:proofErr w:type="gramEnd"/>
      <w:r w:rsidRPr="00E725DA">
        <w:rPr>
          <w:rFonts w:cs="Arial"/>
          <w:lang w:val="en-GB"/>
        </w:rPr>
        <w:t xml:space="preserve"> Data Analysis</w:t>
      </w:r>
      <w:r>
        <w:rPr>
          <w:rFonts w:cs="Arial"/>
          <w:lang w:val="en-GB"/>
        </w:rPr>
        <w:t xml:space="preserve">” In: Pearson New International Edition, </w:t>
      </w:r>
      <w:proofErr w:type="spellStart"/>
      <w:r>
        <w:rPr>
          <w:rFonts w:cs="Arial"/>
          <w:lang w:val="en-GB"/>
        </w:rPr>
        <w:t>Edingburgh</w:t>
      </w:r>
      <w:proofErr w:type="spellEnd"/>
      <w:r>
        <w:rPr>
          <w:rFonts w:cs="Arial"/>
          <w:lang w:val="en-GB"/>
        </w:rPr>
        <w:t xml:space="preserve"> 2014 </w:t>
      </w:r>
      <w:r w:rsidRPr="00E725DA">
        <w:rPr>
          <w:rFonts w:cs="Arial"/>
          <w:lang w:val="en-GB"/>
        </w:rPr>
        <w:t>(</w:t>
      </w:r>
      <w:proofErr w:type="spellStart"/>
      <w:r w:rsidRPr="00E725DA">
        <w:rPr>
          <w:rFonts w:cs="Arial"/>
          <w:lang w:val="en-GB"/>
        </w:rPr>
        <w:t>zitiert</w:t>
      </w:r>
      <w:proofErr w:type="spellEnd"/>
      <w:r w:rsidRPr="00E725DA">
        <w:rPr>
          <w:rFonts w:cs="Arial"/>
          <w:lang w:val="en-GB"/>
        </w:rPr>
        <w:t xml:space="preserve"> </w:t>
      </w:r>
      <w:proofErr w:type="spellStart"/>
      <w:r w:rsidRPr="00E725DA">
        <w:rPr>
          <w:rFonts w:cs="Arial"/>
          <w:lang w:val="en-GB"/>
        </w:rPr>
        <w:t>als</w:t>
      </w:r>
      <w:proofErr w:type="spellEnd"/>
      <w:r w:rsidRPr="00E725DA">
        <w:rPr>
          <w:rFonts w:cs="Arial"/>
          <w:lang w:val="en-GB"/>
        </w:rPr>
        <w:t xml:space="preserve">: </w:t>
      </w:r>
      <w:r w:rsidRPr="000F4D14">
        <w:rPr>
          <w:rFonts w:cs="Arial"/>
          <w:lang w:val="en-GB"/>
        </w:rPr>
        <w:t>Hair 2014, S.)</w:t>
      </w:r>
    </w:p>
    <w:p w14:paraId="7EB35FA1" w14:textId="77777777" w:rsidR="000C2DC2" w:rsidRPr="00803151" w:rsidRDefault="000C2DC2" w:rsidP="000C2DC2">
      <w:pPr>
        <w:rPr>
          <w:rFonts w:cs="Arial"/>
          <w:lang w:val="en-GB"/>
        </w:rPr>
      </w:pPr>
      <w:r w:rsidRPr="00803151">
        <w:rPr>
          <w:rFonts w:cs="Arial"/>
          <w:lang w:val="en-GB"/>
        </w:rPr>
        <w:t>Hu, Li</w:t>
      </w:r>
      <w:r w:rsidRPr="00803151">
        <w:rPr>
          <w:rFonts w:ascii="Cambria Math" w:hAnsi="Cambria Math" w:cs="Cambria Math"/>
          <w:lang w:val="en-GB"/>
        </w:rPr>
        <w:t>‐</w:t>
      </w:r>
      <w:proofErr w:type="spellStart"/>
      <w:r w:rsidRPr="00803151">
        <w:rPr>
          <w:rFonts w:cs="Arial"/>
          <w:lang w:val="en-GB"/>
        </w:rPr>
        <w:t>tze</w:t>
      </w:r>
      <w:proofErr w:type="spellEnd"/>
      <w:r w:rsidRPr="00803151">
        <w:rPr>
          <w:rFonts w:cs="Arial"/>
          <w:lang w:val="en-GB"/>
        </w:rPr>
        <w:t xml:space="preserve"> und </w:t>
      </w:r>
      <w:proofErr w:type="spellStart"/>
      <w:r w:rsidRPr="00803151">
        <w:rPr>
          <w:rFonts w:cs="Arial"/>
          <w:lang w:val="en-GB"/>
        </w:rPr>
        <w:t>Bentler</w:t>
      </w:r>
      <w:proofErr w:type="spellEnd"/>
      <w:r w:rsidRPr="00803151">
        <w:rPr>
          <w:rFonts w:cs="Arial"/>
          <w:lang w:val="en-GB"/>
        </w:rPr>
        <w:t>, Peter M. (1999</w:t>
      </w:r>
      <w:proofErr w:type="gramStart"/>
      <w:r w:rsidRPr="00803151">
        <w:rPr>
          <w:rFonts w:cs="Arial"/>
          <w:lang w:val="en-GB"/>
        </w:rPr>
        <w:t xml:space="preserve">) </w:t>
      </w:r>
      <w:r>
        <w:rPr>
          <w:rFonts w:cs="Arial"/>
          <w:lang w:val="en-GB"/>
        </w:rPr>
        <w:t>:</w:t>
      </w:r>
      <w:proofErr w:type="gramEnd"/>
      <w:r>
        <w:rPr>
          <w:rFonts w:cs="Arial"/>
          <w:lang w:val="en-GB"/>
        </w:rPr>
        <w:t xml:space="preserve"> “</w:t>
      </w:r>
      <w:proofErr w:type="spellStart"/>
      <w:r w:rsidRPr="00803151">
        <w:rPr>
          <w:rFonts w:cs="Arial"/>
          <w:lang w:val="en-GB"/>
        </w:rPr>
        <w:t>Cutoff</w:t>
      </w:r>
      <w:proofErr w:type="spellEnd"/>
      <w:r w:rsidRPr="00803151">
        <w:rPr>
          <w:rFonts w:cs="Arial"/>
          <w:lang w:val="en-GB"/>
        </w:rPr>
        <w:t xml:space="preserve"> criteria for fit indexes in covariance</w:t>
      </w:r>
    </w:p>
    <w:p w14:paraId="4268A843" w14:textId="77777777" w:rsidR="000C2DC2" w:rsidRDefault="000C2DC2" w:rsidP="000C2DC2">
      <w:pPr>
        <w:rPr>
          <w:rFonts w:cs="Arial"/>
          <w:lang w:val="en-GB"/>
        </w:rPr>
      </w:pPr>
      <w:r w:rsidRPr="00803151">
        <w:rPr>
          <w:rFonts w:cs="Arial"/>
          <w:lang w:val="en-GB"/>
        </w:rPr>
        <w:t>structure analysis: Conventional c</w:t>
      </w:r>
      <w:r>
        <w:rPr>
          <w:rFonts w:cs="Arial"/>
          <w:lang w:val="en-GB"/>
        </w:rPr>
        <w:t xml:space="preserve">riteria versus new alternatives” In: </w:t>
      </w:r>
      <w:r w:rsidRPr="00803151">
        <w:rPr>
          <w:rFonts w:cs="Arial"/>
          <w:lang w:val="en-GB"/>
        </w:rPr>
        <w:t xml:space="preserve">Structural Equation </w:t>
      </w:r>
      <w:proofErr w:type="spellStart"/>
      <w:r w:rsidRPr="00803151">
        <w:rPr>
          <w:rFonts w:cs="Arial"/>
          <w:lang w:val="en-GB"/>
        </w:rPr>
        <w:t>Modeling</w:t>
      </w:r>
      <w:proofErr w:type="spellEnd"/>
      <w:r w:rsidRPr="00803151">
        <w:rPr>
          <w:rFonts w:cs="Arial"/>
          <w:lang w:val="en-GB"/>
        </w:rPr>
        <w:t>: A</w:t>
      </w:r>
      <w:r>
        <w:rPr>
          <w:rFonts w:cs="Arial"/>
          <w:lang w:val="en-GB"/>
        </w:rPr>
        <w:t xml:space="preserve"> </w:t>
      </w:r>
      <w:r w:rsidRPr="00803151">
        <w:rPr>
          <w:rFonts w:cs="Arial"/>
          <w:lang w:val="en-GB"/>
        </w:rPr>
        <w:t>Multidi</w:t>
      </w:r>
      <w:r>
        <w:rPr>
          <w:rFonts w:cs="Arial"/>
          <w:lang w:val="en-GB"/>
        </w:rPr>
        <w:t>sciplinary Journal, 6:1, 2009, S.1-55 (</w:t>
      </w:r>
      <w:proofErr w:type="spellStart"/>
      <w:r>
        <w:rPr>
          <w:rFonts w:cs="Arial"/>
          <w:lang w:val="en-GB"/>
        </w:rPr>
        <w:t>zitiert</w:t>
      </w:r>
      <w:proofErr w:type="spellEnd"/>
      <w:r>
        <w:rPr>
          <w:rFonts w:cs="Arial"/>
          <w:lang w:val="en-GB"/>
        </w:rPr>
        <w:t xml:space="preserve"> </w:t>
      </w:r>
      <w:proofErr w:type="spellStart"/>
      <w:r>
        <w:rPr>
          <w:rFonts w:cs="Arial"/>
          <w:lang w:val="en-GB"/>
        </w:rPr>
        <w:t>als</w:t>
      </w:r>
      <w:proofErr w:type="spellEnd"/>
      <w:r>
        <w:rPr>
          <w:rFonts w:cs="Arial"/>
          <w:lang w:val="en-GB"/>
        </w:rPr>
        <w:t xml:space="preserve">: Hu und </w:t>
      </w:r>
      <w:proofErr w:type="spellStart"/>
      <w:r>
        <w:rPr>
          <w:rFonts w:cs="Arial"/>
          <w:lang w:val="en-GB"/>
        </w:rPr>
        <w:t>Bentler</w:t>
      </w:r>
      <w:proofErr w:type="spellEnd"/>
      <w:r>
        <w:rPr>
          <w:rFonts w:cs="Arial"/>
          <w:lang w:val="en-GB"/>
        </w:rPr>
        <w:t xml:space="preserve"> 1999, S.).</w:t>
      </w:r>
    </w:p>
    <w:p w14:paraId="440BE715" w14:textId="77777777" w:rsidR="000C2DC2" w:rsidRPr="00A139B5" w:rsidRDefault="000C2DC2" w:rsidP="000C2DC2">
      <w:pPr>
        <w:rPr>
          <w:rFonts w:cs="Arial"/>
          <w:lang w:val="en-GB"/>
        </w:rPr>
      </w:pPr>
      <w:r w:rsidRPr="000F4D14">
        <w:rPr>
          <w:rFonts w:cs="Arial"/>
          <w:lang w:val="en-GB"/>
        </w:rPr>
        <w:t>Hu, L. und</w:t>
      </w:r>
      <w:r w:rsidRPr="00A139B5">
        <w:rPr>
          <w:rFonts w:cs="Arial"/>
          <w:lang w:val="en-GB"/>
        </w:rPr>
        <w:t xml:space="preserve"> </w:t>
      </w:r>
      <w:proofErr w:type="spellStart"/>
      <w:r w:rsidRPr="00A139B5">
        <w:rPr>
          <w:rFonts w:cs="Arial"/>
          <w:lang w:val="en-GB"/>
        </w:rPr>
        <w:t>Bentler</w:t>
      </w:r>
      <w:proofErr w:type="spellEnd"/>
      <w:r w:rsidRPr="00A139B5">
        <w:rPr>
          <w:rFonts w:cs="Arial"/>
          <w:lang w:val="en-GB"/>
        </w:rPr>
        <w:t>, P. M. (1998)</w:t>
      </w:r>
      <w:proofErr w:type="gramStart"/>
      <w:r w:rsidRPr="000F4D14">
        <w:rPr>
          <w:rFonts w:cs="Arial"/>
          <w:lang w:val="en-GB"/>
        </w:rPr>
        <w:t>:</w:t>
      </w:r>
      <w:r w:rsidRPr="00A139B5">
        <w:rPr>
          <w:rFonts w:cs="Arial"/>
          <w:lang w:val="en-GB"/>
        </w:rPr>
        <w:t xml:space="preserve"> </w:t>
      </w:r>
      <w:r>
        <w:rPr>
          <w:rFonts w:cs="Arial"/>
          <w:lang w:val="en-GB"/>
        </w:rPr>
        <w:t>”</w:t>
      </w:r>
      <w:r w:rsidRPr="00A139B5">
        <w:rPr>
          <w:rFonts w:cs="Arial"/>
          <w:lang w:val="en-GB"/>
        </w:rPr>
        <w:t>Fit</w:t>
      </w:r>
      <w:proofErr w:type="gramEnd"/>
      <w:r w:rsidRPr="00A139B5">
        <w:rPr>
          <w:rFonts w:cs="Arial"/>
          <w:lang w:val="en-GB"/>
        </w:rPr>
        <w:t xml:space="preserve"> Indices in Covariance Structure </w:t>
      </w:r>
      <w:proofErr w:type="spellStart"/>
      <w:r w:rsidRPr="00A139B5">
        <w:rPr>
          <w:rFonts w:cs="Arial"/>
          <w:lang w:val="en-GB"/>
        </w:rPr>
        <w:t>Modeling</w:t>
      </w:r>
      <w:proofErr w:type="spellEnd"/>
      <w:r w:rsidRPr="00A139B5">
        <w:rPr>
          <w:rFonts w:cs="Arial"/>
          <w:lang w:val="en-GB"/>
        </w:rPr>
        <w:t xml:space="preserve">: Sensitivity to </w:t>
      </w:r>
      <w:proofErr w:type="spellStart"/>
      <w:r w:rsidRPr="00A139B5">
        <w:rPr>
          <w:rFonts w:cs="Arial"/>
          <w:lang w:val="en-GB"/>
        </w:rPr>
        <w:t>Underparameterized</w:t>
      </w:r>
      <w:proofErr w:type="spellEnd"/>
      <w:r w:rsidRPr="00A139B5">
        <w:rPr>
          <w:rFonts w:cs="Arial"/>
          <w:lang w:val="en-GB"/>
        </w:rPr>
        <w:t xml:space="preserve"> Model Misspecification</w:t>
      </w:r>
      <w:r>
        <w:rPr>
          <w:rFonts w:cs="Arial"/>
          <w:lang w:val="en-GB"/>
        </w:rPr>
        <w:t>” In:</w:t>
      </w:r>
      <w:r w:rsidRPr="00A139B5">
        <w:rPr>
          <w:rFonts w:cs="Arial"/>
          <w:lang w:val="en-GB"/>
        </w:rPr>
        <w:t xml:space="preserve"> Psychological Methods, 3, </w:t>
      </w:r>
      <w:r>
        <w:rPr>
          <w:rFonts w:cs="Arial"/>
          <w:lang w:val="en-GB"/>
        </w:rPr>
        <w:t>S. 424-453 (</w:t>
      </w:r>
      <w:proofErr w:type="spellStart"/>
      <w:r>
        <w:rPr>
          <w:rFonts w:cs="Arial"/>
          <w:lang w:val="en-GB"/>
        </w:rPr>
        <w:t>zitiert</w:t>
      </w:r>
      <w:proofErr w:type="spellEnd"/>
      <w:r>
        <w:rPr>
          <w:rFonts w:cs="Arial"/>
          <w:lang w:val="en-GB"/>
        </w:rPr>
        <w:t xml:space="preserve"> </w:t>
      </w:r>
      <w:proofErr w:type="spellStart"/>
      <w:r>
        <w:rPr>
          <w:rFonts w:cs="Arial"/>
          <w:lang w:val="en-GB"/>
        </w:rPr>
        <w:t>als</w:t>
      </w:r>
      <w:proofErr w:type="spellEnd"/>
      <w:r>
        <w:rPr>
          <w:rFonts w:cs="Arial"/>
          <w:lang w:val="en-GB"/>
        </w:rPr>
        <w:t xml:space="preserve">: Hu und </w:t>
      </w:r>
      <w:proofErr w:type="spellStart"/>
      <w:r>
        <w:rPr>
          <w:rFonts w:cs="Arial"/>
          <w:lang w:val="en-GB"/>
        </w:rPr>
        <w:t>Bentler</w:t>
      </w:r>
      <w:proofErr w:type="spellEnd"/>
      <w:r>
        <w:rPr>
          <w:rFonts w:cs="Arial"/>
          <w:lang w:val="en-GB"/>
        </w:rPr>
        <w:t xml:space="preserve"> 1998, S.).</w:t>
      </w:r>
    </w:p>
    <w:p w14:paraId="17ACFB2E" w14:textId="77777777" w:rsidR="000C2DC2" w:rsidRPr="00E725DA" w:rsidRDefault="000C2DC2" w:rsidP="000C2DC2">
      <w:pPr>
        <w:rPr>
          <w:rFonts w:cs="Arial"/>
          <w:lang w:val="en-GB"/>
        </w:rPr>
      </w:pPr>
      <w:r w:rsidRPr="00A139B5">
        <w:rPr>
          <w:rFonts w:cs="Arial"/>
          <w:lang w:val="en-GB"/>
        </w:rPr>
        <w:t>http://dx.doi.org/10.1037/1082-989X.3.4.424</w:t>
      </w:r>
    </w:p>
    <w:p w14:paraId="622CD26D" w14:textId="77777777" w:rsidR="000C2DC2" w:rsidRDefault="000C2DC2" w:rsidP="000C2DC2">
      <w:pPr>
        <w:rPr>
          <w:rFonts w:cs="Arial"/>
          <w:lang w:val="de-CH"/>
        </w:rPr>
      </w:pPr>
      <w:r w:rsidRPr="0069707F">
        <w:rPr>
          <w:rFonts w:cs="Arial"/>
          <w:lang w:val="de-CH"/>
        </w:rPr>
        <w:t xml:space="preserve">Jost, Peter-J. </w:t>
      </w:r>
      <w:r>
        <w:rPr>
          <w:rFonts w:cs="Arial"/>
          <w:lang w:val="de-CH"/>
        </w:rPr>
        <w:t xml:space="preserve">(2000): </w:t>
      </w:r>
      <w:r w:rsidRPr="00597B54">
        <w:rPr>
          <w:rFonts w:cs="Arial"/>
          <w:lang w:val="de-CH"/>
        </w:rPr>
        <w:t>“Organisation und Motivation: Eine ökono</w:t>
      </w:r>
      <w:r>
        <w:rPr>
          <w:rFonts w:cs="Arial"/>
          <w:lang w:val="de-CH"/>
        </w:rPr>
        <w:t>misch-psychologische Einführung</w:t>
      </w:r>
      <w:r w:rsidRPr="00597B54">
        <w:rPr>
          <w:rFonts w:cs="Arial"/>
          <w:lang w:val="de-CH"/>
        </w:rPr>
        <w:t>“</w:t>
      </w:r>
      <w:r>
        <w:rPr>
          <w:rFonts w:cs="Arial"/>
          <w:lang w:val="de-CH"/>
        </w:rPr>
        <w:t xml:space="preserve">, </w:t>
      </w:r>
      <w:r w:rsidRPr="00597B54">
        <w:rPr>
          <w:rFonts w:cs="Arial"/>
          <w:lang w:val="de-CH"/>
        </w:rPr>
        <w:t xml:space="preserve">Wiesbaden, Gabler </w:t>
      </w:r>
      <w:r>
        <w:rPr>
          <w:rFonts w:cs="Arial"/>
          <w:lang w:val="de-CH"/>
        </w:rPr>
        <w:t>(zitiert als: Jost 2000, S.).</w:t>
      </w:r>
    </w:p>
    <w:p w14:paraId="6C917AB5" w14:textId="77777777" w:rsidR="000C2DC2" w:rsidRPr="000F4D14" w:rsidRDefault="000C2DC2" w:rsidP="000C2DC2">
      <w:pPr>
        <w:rPr>
          <w:rFonts w:cs="Arial"/>
          <w:lang w:val="en-GB"/>
        </w:rPr>
      </w:pPr>
      <w:proofErr w:type="spellStart"/>
      <w:r w:rsidRPr="000F4D14">
        <w:rPr>
          <w:rFonts w:cs="Arial"/>
          <w:lang w:val="en-GB"/>
        </w:rPr>
        <w:t>Keselman</w:t>
      </w:r>
      <w:proofErr w:type="spellEnd"/>
      <w:r w:rsidRPr="000F4D14">
        <w:rPr>
          <w:rFonts w:cs="Arial"/>
          <w:lang w:val="en-GB"/>
        </w:rPr>
        <w:t xml:space="preserve">, H.J.; Othman, Abdul R.; Wilcox, Rand R. und </w:t>
      </w:r>
      <w:proofErr w:type="spellStart"/>
      <w:r w:rsidRPr="000F4D14">
        <w:rPr>
          <w:rFonts w:cs="Arial"/>
          <w:lang w:val="en-GB"/>
        </w:rPr>
        <w:t>Fradette</w:t>
      </w:r>
      <w:proofErr w:type="spellEnd"/>
      <w:r w:rsidRPr="000F4D14">
        <w:rPr>
          <w:rFonts w:cs="Arial"/>
          <w:lang w:val="en-GB"/>
        </w:rPr>
        <w:t xml:space="preserve">, Katherine (2004): </w:t>
      </w:r>
      <w:r w:rsidRPr="00D63A57">
        <w:rPr>
          <w:rFonts w:cs="Arial"/>
          <w:lang w:val="en-GB"/>
        </w:rPr>
        <w:t>“</w:t>
      </w:r>
      <w:r w:rsidRPr="000F4D14">
        <w:rPr>
          <w:rFonts w:cs="Arial"/>
          <w:lang w:val="en-GB"/>
        </w:rPr>
        <w:t xml:space="preserve">The New and Improved Two-Sample t </w:t>
      </w:r>
      <w:proofErr w:type="gramStart"/>
      <w:r w:rsidRPr="000F4D14">
        <w:rPr>
          <w:rFonts w:cs="Arial"/>
          <w:lang w:val="en-GB"/>
        </w:rPr>
        <w:t>Test</w:t>
      </w:r>
      <w:r w:rsidRPr="00D63A57">
        <w:rPr>
          <w:rFonts w:cs="Arial"/>
          <w:lang w:val="en-GB"/>
        </w:rPr>
        <w:t>“</w:t>
      </w:r>
      <w:r w:rsidRPr="000F4D14">
        <w:rPr>
          <w:rFonts w:cs="Arial"/>
          <w:lang w:val="en-GB"/>
        </w:rPr>
        <w:t xml:space="preserve"> I</w:t>
      </w:r>
      <w:r w:rsidRPr="00D63A57">
        <w:rPr>
          <w:rFonts w:cs="Arial"/>
          <w:lang w:val="en-GB"/>
        </w:rPr>
        <w:t>n</w:t>
      </w:r>
      <w:proofErr w:type="gramEnd"/>
      <w:r w:rsidRPr="000F4D14">
        <w:rPr>
          <w:rFonts w:cs="Arial"/>
          <w:lang w:val="en-GB"/>
        </w:rPr>
        <w:t>: Psychological Science, Vol.</w:t>
      </w:r>
      <w:r w:rsidRPr="00D63A57">
        <w:rPr>
          <w:rFonts w:cs="Arial"/>
          <w:lang w:val="en-GB"/>
        </w:rPr>
        <w:t xml:space="preserve"> 1</w:t>
      </w:r>
      <w:r w:rsidRPr="000F4D14">
        <w:rPr>
          <w:rFonts w:cs="Arial"/>
          <w:lang w:val="en-GB"/>
        </w:rPr>
        <w:t>5, No.</w:t>
      </w:r>
      <w:r>
        <w:rPr>
          <w:rFonts w:cs="Arial"/>
          <w:lang w:val="en-GB"/>
        </w:rPr>
        <w:t xml:space="preserve"> 1, S.47-51</w:t>
      </w:r>
      <w:r w:rsidRPr="000F4D14">
        <w:rPr>
          <w:rFonts w:cs="Arial"/>
          <w:lang w:val="en-GB"/>
        </w:rPr>
        <w:t xml:space="preserve"> (</w:t>
      </w:r>
      <w:proofErr w:type="spellStart"/>
      <w:r w:rsidRPr="000F4D14">
        <w:rPr>
          <w:rFonts w:cs="Arial"/>
          <w:lang w:val="en-GB"/>
        </w:rPr>
        <w:t>zitiert</w:t>
      </w:r>
      <w:proofErr w:type="spellEnd"/>
      <w:r w:rsidRPr="000F4D14">
        <w:rPr>
          <w:rFonts w:cs="Arial"/>
          <w:lang w:val="en-GB"/>
        </w:rPr>
        <w:t xml:space="preserve"> </w:t>
      </w:r>
      <w:proofErr w:type="spellStart"/>
      <w:r w:rsidRPr="000F4D14">
        <w:rPr>
          <w:rFonts w:cs="Arial"/>
          <w:lang w:val="en-GB"/>
        </w:rPr>
        <w:t>als</w:t>
      </w:r>
      <w:proofErr w:type="spellEnd"/>
      <w:r w:rsidRPr="000F4D14">
        <w:rPr>
          <w:rFonts w:cs="Arial"/>
          <w:lang w:val="en-GB"/>
        </w:rPr>
        <w:t xml:space="preserve">: </w:t>
      </w:r>
      <w:proofErr w:type="spellStart"/>
      <w:r w:rsidRPr="00D63A57">
        <w:rPr>
          <w:lang w:val="en-GB"/>
        </w:rPr>
        <w:t>Keselman</w:t>
      </w:r>
      <w:proofErr w:type="spellEnd"/>
      <w:r w:rsidRPr="00D63A57">
        <w:rPr>
          <w:lang w:val="en-GB"/>
        </w:rPr>
        <w:t xml:space="preserve"> et al. 2004, S.)</w:t>
      </w:r>
    </w:p>
    <w:p w14:paraId="241D6D2A" w14:textId="77777777" w:rsidR="000C2DC2" w:rsidRPr="000F4D14" w:rsidRDefault="000C2DC2" w:rsidP="000C2DC2">
      <w:pPr>
        <w:rPr>
          <w:rFonts w:cs="Arial"/>
          <w:lang w:val="de-CH"/>
        </w:rPr>
      </w:pPr>
      <w:proofErr w:type="spellStart"/>
      <w:r w:rsidRPr="00D63A57">
        <w:rPr>
          <w:rFonts w:cs="Arial"/>
          <w:lang w:val="en-GB"/>
        </w:rPr>
        <w:lastRenderedPageBreak/>
        <w:t>Kleemann</w:t>
      </w:r>
      <w:proofErr w:type="spellEnd"/>
      <w:r w:rsidRPr="00D63A57">
        <w:rPr>
          <w:rFonts w:cs="Arial"/>
          <w:lang w:val="en-GB"/>
        </w:rPr>
        <w:t xml:space="preserve">, Frank; </w:t>
      </w:r>
      <w:proofErr w:type="spellStart"/>
      <w:r w:rsidRPr="00D63A57">
        <w:rPr>
          <w:rFonts w:cs="Arial"/>
          <w:lang w:val="en-GB"/>
        </w:rPr>
        <w:t>Voß</w:t>
      </w:r>
      <w:proofErr w:type="spellEnd"/>
      <w:r w:rsidRPr="00D63A57">
        <w:rPr>
          <w:rFonts w:cs="Arial"/>
          <w:lang w:val="en-GB"/>
        </w:rPr>
        <w:t xml:space="preserve">, Günter G. und </w:t>
      </w:r>
      <w:proofErr w:type="spellStart"/>
      <w:r w:rsidRPr="00D63A57">
        <w:rPr>
          <w:rFonts w:cs="Arial"/>
          <w:lang w:val="en-GB"/>
        </w:rPr>
        <w:t>Rieder</w:t>
      </w:r>
      <w:proofErr w:type="spellEnd"/>
      <w:r w:rsidRPr="00D63A57">
        <w:rPr>
          <w:rFonts w:cs="Arial"/>
          <w:lang w:val="en-GB"/>
        </w:rPr>
        <w:t xml:space="preserve">, Kerstin (2008): “Un (der) paid Innovators: The Commercial Utilization of Consumer </w:t>
      </w:r>
      <w:r>
        <w:rPr>
          <w:rFonts w:cs="Arial"/>
          <w:lang w:val="en-GB"/>
        </w:rPr>
        <w:t xml:space="preserve">Work through </w:t>
      </w:r>
      <w:proofErr w:type="gramStart"/>
      <w:r>
        <w:rPr>
          <w:rFonts w:cs="Arial"/>
          <w:lang w:val="en-GB"/>
        </w:rPr>
        <w:t>Crowdsourcing</w:t>
      </w:r>
      <w:r w:rsidRPr="009421BD">
        <w:rPr>
          <w:rFonts w:cs="Arial"/>
          <w:lang w:val="en-GB"/>
        </w:rPr>
        <w:t>“</w:t>
      </w:r>
      <w:proofErr w:type="gramEnd"/>
      <w:r>
        <w:rPr>
          <w:rFonts w:cs="Arial"/>
          <w:lang w:val="en-GB"/>
        </w:rPr>
        <w:t xml:space="preserve">. </w:t>
      </w:r>
      <w:r w:rsidRPr="000F4D14">
        <w:rPr>
          <w:rFonts w:cs="Arial"/>
          <w:lang w:val="de-CH"/>
        </w:rPr>
        <w:t xml:space="preserve">In: Science, Technology &amp; Innovation Studies, 4 (1), 5 – 26 (zitiert als: </w:t>
      </w:r>
      <w:r w:rsidRPr="009421BD">
        <w:rPr>
          <w:rFonts w:cs="Arial"/>
          <w:lang w:val="da-DK"/>
        </w:rPr>
        <w:t>Kleemann et al. 2008, S.).</w:t>
      </w:r>
    </w:p>
    <w:p w14:paraId="17F19E08" w14:textId="77777777" w:rsidR="000C2DC2" w:rsidRDefault="000C2DC2" w:rsidP="000C2DC2">
      <w:pPr>
        <w:rPr>
          <w:rFonts w:cs="Arial"/>
          <w:lang w:val="en-GB"/>
        </w:rPr>
      </w:pPr>
      <w:proofErr w:type="spellStart"/>
      <w:r w:rsidRPr="001C2077">
        <w:rPr>
          <w:rFonts w:cs="Arial"/>
          <w:lang w:val="de-CH"/>
        </w:rPr>
        <w:t>Lipusch</w:t>
      </w:r>
      <w:proofErr w:type="spellEnd"/>
      <w:r w:rsidRPr="001C2077">
        <w:rPr>
          <w:rFonts w:cs="Arial"/>
          <w:lang w:val="de-CH"/>
        </w:rPr>
        <w:t>, Nikolaus; Bretschneider, Ulrich; Leimeister, Jan Marco (2017): “Crowdfunding zur Gründungsfinanzierung von Startups aus dem universitären Bereich</w:t>
      </w:r>
      <w:r w:rsidRPr="000F4D14">
        <w:rPr>
          <w:rFonts w:cs="Arial"/>
          <w:lang w:val="de-CH"/>
        </w:rPr>
        <w:t>“</w:t>
      </w:r>
      <w:r>
        <w:rPr>
          <w:rFonts w:cs="Arial"/>
          <w:lang w:val="de-CH"/>
        </w:rPr>
        <w:t xml:space="preserve">. </w:t>
      </w:r>
      <w:r w:rsidRPr="000F4D14">
        <w:rPr>
          <w:rFonts w:cs="Arial"/>
          <w:lang w:val="en-GB"/>
        </w:rPr>
        <w:t>In: Crowd Entrepreneurship, 2017, S. 189-214</w:t>
      </w:r>
      <w:r>
        <w:rPr>
          <w:rFonts w:cs="Arial"/>
          <w:lang w:val="en-GB"/>
        </w:rPr>
        <w:t>.</w:t>
      </w:r>
    </w:p>
    <w:p w14:paraId="2B484E1B" w14:textId="77777777" w:rsidR="000C2DC2" w:rsidRDefault="000C2DC2" w:rsidP="000C2DC2">
      <w:pPr>
        <w:rPr>
          <w:rFonts w:cs="Arial"/>
          <w:lang w:val="en-GB"/>
        </w:rPr>
      </w:pPr>
      <w:r w:rsidRPr="000F4D14">
        <w:rPr>
          <w:rFonts w:cs="Arial"/>
          <w:lang w:val="en-GB"/>
        </w:rPr>
        <w:t xml:space="preserve">Lin, Yu-Kai; Rai, Arun und Yang, </w:t>
      </w:r>
      <w:proofErr w:type="spellStart"/>
      <w:r w:rsidRPr="000F4D14">
        <w:rPr>
          <w:rFonts w:cs="Arial"/>
          <w:lang w:val="en-GB"/>
        </w:rPr>
        <w:t>Yukun</w:t>
      </w:r>
      <w:proofErr w:type="spellEnd"/>
      <w:r w:rsidRPr="000F4D14">
        <w:rPr>
          <w:rFonts w:cs="Arial"/>
          <w:lang w:val="en-GB"/>
        </w:rPr>
        <w:t xml:space="preserve"> (2020): </w:t>
      </w:r>
      <w:r w:rsidRPr="001C2077">
        <w:rPr>
          <w:rFonts w:cs="Arial"/>
          <w:lang w:val="en-GB"/>
        </w:rPr>
        <w:t>“</w:t>
      </w:r>
      <w:r w:rsidRPr="000F4D14">
        <w:rPr>
          <w:rFonts w:cs="Arial"/>
          <w:lang w:val="en-GB"/>
        </w:rPr>
        <w:t xml:space="preserve">Information Control for Creator Brand Management in Subscription-Based </w:t>
      </w:r>
      <w:proofErr w:type="gramStart"/>
      <w:r w:rsidRPr="000F4D14">
        <w:rPr>
          <w:rFonts w:cs="Arial"/>
          <w:lang w:val="en-GB"/>
        </w:rPr>
        <w:t>Crowdfunding</w:t>
      </w:r>
      <w:r w:rsidRPr="001C2077">
        <w:rPr>
          <w:rFonts w:cs="Arial"/>
          <w:lang w:val="en-GB"/>
        </w:rPr>
        <w:t>“</w:t>
      </w:r>
      <w:proofErr w:type="gramEnd"/>
      <w:r w:rsidRPr="001C2077">
        <w:rPr>
          <w:rFonts w:cs="Arial"/>
          <w:lang w:val="en-GB"/>
        </w:rPr>
        <w:t>, 2020, A</w:t>
      </w:r>
      <w:r w:rsidRPr="000F4D14">
        <w:rPr>
          <w:rFonts w:cs="Arial"/>
          <w:lang w:val="en-GB"/>
        </w:rPr>
        <w:t xml:space="preserve">vailable at </w:t>
      </w:r>
      <w:r w:rsidRPr="001C2077">
        <w:rPr>
          <w:rFonts w:cs="Arial"/>
          <w:lang w:val="en-GB"/>
        </w:rPr>
        <w:t xml:space="preserve">SSRN: </w:t>
      </w:r>
      <w:r w:rsidRPr="000F4D14">
        <w:rPr>
          <w:rFonts w:cs="Arial"/>
          <w:lang w:val="en-GB"/>
        </w:rPr>
        <w:t>https://ssrn.com/abstract=3703044 (</w:t>
      </w:r>
      <w:proofErr w:type="spellStart"/>
      <w:r w:rsidRPr="000F4D14">
        <w:rPr>
          <w:rFonts w:cs="Arial"/>
          <w:lang w:val="en-GB"/>
        </w:rPr>
        <w:t>zitiert</w:t>
      </w:r>
      <w:proofErr w:type="spellEnd"/>
      <w:r w:rsidRPr="000F4D14">
        <w:rPr>
          <w:rFonts w:cs="Arial"/>
          <w:lang w:val="en-GB"/>
        </w:rPr>
        <w:t xml:space="preserve"> </w:t>
      </w:r>
      <w:proofErr w:type="spellStart"/>
      <w:r w:rsidRPr="000F4D14">
        <w:rPr>
          <w:rFonts w:cs="Arial"/>
          <w:lang w:val="en-GB"/>
        </w:rPr>
        <w:t>als</w:t>
      </w:r>
      <w:proofErr w:type="spellEnd"/>
      <w:r w:rsidRPr="000F4D14">
        <w:rPr>
          <w:rFonts w:cs="Arial"/>
          <w:lang w:val="en-GB"/>
        </w:rPr>
        <w:t>: Lin et al., 2020, S.).</w:t>
      </w:r>
    </w:p>
    <w:p w14:paraId="0FE93A4D" w14:textId="77777777" w:rsidR="000C2DC2" w:rsidRPr="000F4D14" w:rsidRDefault="000C2DC2" w:rsidP="000C2DC2">
      <w:pPr>
        <w:rPr>
          <w:rFonts w:cs="Arial"/>
          <w:lang w:val="en-GB"/>
        </w:rPr>
      </w:pPr>
      <w:proofErr w:type="spellStart"/>
      <w:r>
        <w:rPr>
          <w:rFonts w:cs="Arial"/>
          <w:lang w:val="en-GB"/>
        </w:rPr>
        <w:t>Mardan</w:t>
      </w:r>
      <w:proofErr w:type="spellEnd"/>
      <w:r>
        <w:rPr>
          <w:rFonts w:cs="Arial"/>
          <w:lang w:val="en-GB"/>
        </w:rPr>
        <w:t xml:space="preserve">, A. 2017React quickly: painless web apps with React, JSX, REDUX, and </w:t>
      </w:r>
      <w:proofErr w:type="spellStart"/>
      <w:r>
        <w:rPr>
          <w:rFonts w:cs="Arial"/>
          <w:lang w:val="en-GB"/>
        </w:rPr>
        <w:t>GraphQL</w:t>
      </w:r>
      <w:proofErr w:type="spellEnd"/>
      <w:r>
        <w:rPr>
          <w:rFonts w:cs="Arial"/>
          <w:lang w:val="en-GB"/>
        </w:rPr>
        <w:t>. Manning Publications Co, Shelter Island, NY.</w:t>
      </w:r>
    </w:p>
    <w:p w14:paraId="016E634F" w14:textId="77777777" w:rsidR="000C2DC2" w:rsidRDefault="000C2DC2" w:rsidP="000C2DC2">
      <w:pPr>
        <w:rPr>
          <w:lang w:val="sv-SE"/>
        </w:rPr>
      </w:pPr>
      <w:proofErr w:type="spellStart"/>
      <w:r w:rsidRPr="00A624C3">
        <w:rPr>
          <w:rFonts w:cs="Arial"/>
          <w:lang w:val="de-CH"/>
        </w:rPr>
        <w:t>Mayring</w:t>
      </w:r>
      <w:proofErr w:type="spellEnd"/>
      <w:r w:rsidRPr="00A624C3">
        <w:rPr>
          <w:rFonts w:cs="Arial"/>
          <w:lang w:val="de-CH"/>
        </w:rPr>
        <w:t>, Philipp</w:t>
      </w:r>
      <w:r>
        <w:rPr>
          <w:rFonts w:cs="Arial"/>
          <w:lang w:val="de-CH"/>
        </w:rPr>
        <w:t xml:space="preserve">, </w:t>
      </w:r>
      <w:r w:rsidRPr="002A5874">
        <w:rPr>
          <w:rFonts w:cs="Arial"/>
          <w:lang w:val="de-CH"/>
        </w:rPr>
        <w:t>“</w:t>
      </w:r>
      <w:r w:rsidRPr="008E4142">
        <w:rPr>
          <w:rFonts w:cs="Arial"/>
          <w:lang w:val="de-CH"/>
        </w:rPr>
        <w:t>Qualitative Inhaltsanalyse</w:t>
      </w:r>
      <w:r>
        <w:rPr>
          <w:rFonts w:cs="Arial"/>
          <w:lang w:val="de-CH"/>
        </w:rPr>
        <w:t xml:space="preserve">, </w:t>
      </w:r>
      <w:r w:rsidRPr="008E4142">
        <w:rPr>
          <w:rFonts w:cs="Arial"/>
          <w:lang w:val="de-CH"/>
        </w:rPr>
        <w:t>Grundlagen und Techniken</w:t>
      </w:r>
      <w:r w:rsidRPr="002A5874">
        <w:rPr>
          <w:rFonts w:cs="Arial"/>
          <w:lang w:val="de-CH"/>
        </w:rPr>
        <w:t>“</w:t>
      </w:r>
      <w:r>
        <w:rPr>
          <w:rFonts w:cs="Arial"/>
          <w:lang w:val="de-CH"/>
        </w:rPr>
        <w:t>, 2015, 12. Auflage, Weinheim, Basel, Beltz</w:t>
      </w:r>
      <w:r w:rsidRPr="008E4142">
        <w:rPr>
          <w:rFonts w:cs="Arial"/>
          <w:lang w:val="de-CH"/>
        </w:rPr>
        <w:t xml:space="preserve"> </w:t>
      </w:r>
      <w:r>
        <w:rPr>
          <w:rFonts w:cs="Arial"/>
          <w:lang w:val="de-CH"/>
        </w:rPr>
        <w:t xml:space="preserve">(zitiert als: </w:t>
      </w:r>
      <w:proofErr w:type="spellStart"/>
      <w:r>
        <w:rPr>
          <w:lang w:val="sv-SE"/>
        </w:rPr>
        <w:t>Mayring</w:t>
      </w:r>
      <w:proofErr w:type="spellEnd"/>
      <w:r>
        <w:rPr>
          <w:lang w:val="sv-SE"/>
        </w:rPr>
        <w:t xml:space="preserve"> 2015, S.)</w:t>
      </w:r>
    </w:p>
    <w:p w14:paraId="02E47E2F" w14:textId="77777777" w:rsidR="000C2DC2" w:rsidRPr="000F4D14" w:rsidRDefault="000C2DC2" w:rsidP="000C2DC2">
      <w:pPr>
        <w:rPr>
          <w:rFonts w:cs="Arial"/>
          <w:lang w:val="sv-SE"/>
        </w:rPr>
      </w:pPr>
      <w:proofErr w:type="spellStart"/>
      <w:r>
        <w:rPr>
          <w:lang w:val="sv-SE"/>
        </w:rPr>
        <w:t>Morhart</w:t>
      </w:r>
      <w:proofErr w:type="spellEnd"/>
      <w:r>
        <w:rPr>
          <w:lang w:val="sv-SE"/>
        </w:rPr>
        <w:t xml:space="preserve">, Felicitas; </w:t>
      </w:r>
      <w:proofErr w:type="spellStart"/>
      <w:r>
        <w:rPr>
          <w:lang w:val="sv-SE"/>
        </w:rPr>
        <w:t>Malär</w:t>
      </w:r>
      <w:proofErr w:type="spellEnd"/>
      <w:r>
        <w:rPr>
          <w:lang w:val="sv-SE"/>
        </w:rPr>
        <w:t xml:space="preserve">, Lucia; </w:t>
      </w:r>
      <w:proofErr w:type="spellStart"/>
      <w:r>
        <w:rPr>
          <w:lang w:val="sv-SE"/>
        </w:rPr>
        <w:t>Gu</w:t>
      </w:r>
      <w:r w:rsidRPr="0069707F">
        <w:rPr>
          <w:lang w:val="sv-SE"/>
        </w:rPr>
        <w:t>è</w:t>
      </w:r>
      <w:r>
        <w:rPr>
          <w:lang w:val="sv-SE"/>
        </w:rPr>
        <w:t>vrement</w:t>
      </w:r>
      <w:proofErr w:type="spellEnd"/>
      <w:r>
        <w:rPr>
          <w:lang w:val="sv-SE"/>
        </w:rPr>
        <w:t xml:space="preserve">; Girardin, </w:t>
      </w:r>
      <w:proofErr w:type="spellStart"/>
      <w:r>
        <w:rPr>
          <w:lang w:val="sv-SE"/>
        </w:rPr>
        <w:t>Florent</w:t>
      </w:r>
      <w:proofErr w:type="spellEnd"/>
      <w:r>
        <w:rPr>
          <w:lang w:val="sv-SE"/>
        </w:rPr>
        <w:t xml:space="preserve">; </w:t>
      </w:r>
      <w:proofErr w:type="spellStart"/>
      <w:r>
        <w:rPr>
          <w:lang w:val="sv-SE"/>
        </w:rPr>
        <w:t>Grohmann</w:t>
      </w:r>
      <w:proofErr w:type="spellEnd"/>
      <w:r>
        <w:rPr>
          <w:lang w:val="sv-SE"/>
        </w:rPr>
        <w:t>, Bianca</w:t>
      </w:r>
      <w:r w:rsidRPr="00120041">
        <w:rPr>
          <w:lang w:val="sv-SE"/>
        </w:rPr>
        <w:t xml:space="preserve"> (</w:t>
      </w:r>
      <w:proofErr w:type="gramStart"/>
      <w:r w:rsidRPr="00120041">
        <w:rPr>
          <w:lang w:val="sv-SE"/>
        </w:rPr>
        <w:t>20</w:t>
      </w:r>
      <w:r>
        <w:rPr>
          <w:lang w:val="sv-SE"/>
        </w:rPr>
        <w:t>114</w:t>
      </w:r>
      <w:proofErr w:type="gramEnd"/>
      <w:r w:rsidRPr="00120041">
        <w:rPr>
          <w:lang w:val="sv-SE"/>
        </w:rPr>
        <w:t>)</w:t>
      </w:r>
      <w:r>
        <w:rPr>
          <w:lang w:val="sv-SE"/>
        </w:rPr>
        <w:t>:</w:t>
      </w:r>
      <w:r w:rsidRPr="00120041">
        <w:rPr>
          <w:lang w:val="sv-SE"/>
        </w:rPr>
        <w:t xml:space="preserve"> </w:t>
      </w:r>
      <w:r w:rsidRPr="000F4D14">
        <w:rPr>
          <w:rFonts w:cs="Arial"/>
          <w:lang w:val="sv-SE"/>
        </w:rPr>
        <w:t>“</w:t>
      </w:r>
      <w:r>
        <w:rPr>
          <w:rFonts w:cs="Arial"/>
          <w:lang w:val="sv-SE"/>
        </w:rPr>
        <w:t xml:space="preserve">Brand </w:t>
      </w:r>
      <w:proofErr w:type="spellStart"/>
      <w:r>
        <w:rPr>
          <w:rFonts w:cs="Arial"/>
          <w:lang w:val="sv-SE"/>
        </w:rPr>
        <w:t>Authenticity</w:t>
      </w:r>
      <w:proofErr w:type="spellEnd"/>
      <w:r>
        <w:rPr>
          <w:rFonts w:cs="Arial"/>
          <w:lang w:val="sv-SE"/>
        </w:rPr>
        <w:t xml:space="preserve">: An Integrative </w:t>
      </w:r>
      <w:proofErr w:type="spellStart"/>
      <w:r>
        <w:rPr>
          <w:rFonts w:cs="Arial"/>
          <w:lang w:val="sv-SE"/>
        </w:rPr>
        <w:t>Framework</w:t>
      </w:r>
      <w:proofErr w:type="spellEnd"/>
      <w:r>
        <w:rPr>
          <w:rFonts w:cs="Arial"/>
          <w:lang w:val="sv-SE"/>
        </w:rPr>
        <w:t xml:space="preserve"> and </w:t>
      </w:r>
      <w:proofErr w:type="spellStart"/>
      <w:r>
        <w:rPr>
          <w:rFonts w:cs="Arial"/>
          <w:lang w:val="sv-SE"/>
        </w:rPr>
        <w:t>Measurement</w:t>
      </w:r>
      <w:proofErr w:type="spellEnd"/>
      <w:r>
        <w:rPr>
          <w:rFonts w:cs="Arial"/>
          <w:lang w:val="sv-SE"/>
        </w:rPr>
        <w:t xml:space="preserve"> </w:t>
      </w:r>
      <w:proofErr w:type="spellStart"/>
      <w:r>
        <w:rPr>
          <w:rFonts w:cs="Arial"/>
          <w:lang w:val="sv-SE"/>
        </w:rPr>
        <w:t>Scale</w:t>
      </w:r>
      <w:proofErr w:type="spellEnd"/>
      <w:r>
        <w:rPr>
          <w:rFonts w:cs="Arial"/>
          <w:lang w:val="sv-SE"/>
        </w:rPr>
        <w:t>”</w:t>
      </w:r>
      <w:r w:rsidRPr="00120041">
        <w:rPr>
          <w:lang w:val="sv-SE"/>
        </w:rPr>
        <w:t xml:space="preserve">. In: </w:t>
      </w:r>
      <w:proofErr w:type="spellStart"/>
      <w:r>
        <w:rPr>
          <w:lang w:val="sv-SE"/>
        </w:rPr>
        <w:t>Hournal</w:t>
      </w:r>
      <w:proofErr w:type="spellEnd"/>
      <w:r>
        <w:rPr>
          <w:lang w:val="sv-SE"/>
        </w:rPr>
        <w:t xml:space="preserve"> </w:t>
      </w:r>
      <w:proofErr w:type="spellStart"/>
      <w:r>
        <w:rPr>
          <w:lang w:val="sv-SE"/>
        </w:rPr>
        <w:t>of</w:t>
      </w:r>
      <w:proofErr w:type="spellEnd"/>
      <w:r>
        <w:rPr>
          <w:lang w:val="sv-SE"/>
        </w:rPr>
        <w:t xml:space="preserve"> </w:t>
      </w:r>
      <w:proofErr w:type="spellStart"/>
      <w:r>
        <w:rPr>
          <w:lang w:val="sv-SE"/>
        </w:rPr>
        <w:t>Consumer</w:t>
      </w:r>
      <w:proofErr w:type="spellEnd"/>
      <w:r>
        <w:rPr>
          <w:lang w:val="sv-SE"/>
        </w:rPr>
        <w:t xml:space="preserve"> </w:t>
      </w:r>
      <w:proofErr w:type="spellStart"/>
      <w:r>
        <w:rPr>
          <w:lang w:val="sv-SE"/>
        </w:rPr>
        <w:t>Psychology</w:t>
      </w:r>
      <w:proofErr w:type="spellEnd"/>
      <w:r>
        <w:rPr>
          <w:lang w:val="sv-SE"/>
        </w:rPr>
        <w:t xml:space="preserve">, 2015, </w:t>
      </w:r>
      <w:proofErr w:type="spellStart"/>
      <w:r>
        <w:rPr>
          <w:lang w:val="sv-SE"/>
        </w:rPr>
        <w:t>Volume</w:t>
      </w:r>
      <w:proofErr w:type="spellEnd"/>
      <w:r>
        <w:rPr>
          <w:lang w:val="sv-SE"/>
        </w:rPr>
        <w:t xml:space="preserve"> 25, </w:t>
      </w:r>
      <w:proofErr w:type="spellStart"/>
      <w:r>
        <w:rPr>
          <w:lang w:val="sv-SE"/>
        </w:rPr>
        <w:t>Issue</w:t>
      </w:r>
      <w:proofErr w:type="spellEnd"/>
      <w:r>
        <w:rPr>
          <w:lang w:val="sv-SE"/>
        </w:rPr>
        <w:t xml:space="preserve"> 2, S.</w:t>
      </w:r>
      <w:proofErr w:type="gramStart"/>
      <w:r>
        <w:rPr>
          <w:lang w:val="sv-SE"/>
        </w:rPr>
        <w:t>200-2018</w:t>
      </w:r>
      <w:proofErr w:type="gramEnd"/>
      <w:r>
        <w:rPr>
          <w:lang w:val="sv-SE"/>
        </w:rPr>
        <w:t xml:space="preserve">, </w:t>
      </w:r>
      <w:proofErr w:type="spellStart"/>
      <w:r>
        <w:rPr>
          <w:lang w:val="sv-SE"/>
        </w:rPr>
        <w:t>doi</w:t>
      </w:r>
      <w:proofErr w:type="spellEnd"/>
      <w:r>
        <w:rPr>
          <w:lang w:val="sv-SE"/>
        </w:rPr>
        <w:t>: 10.1016/j.jcps.2014.11.006 (</w:t>
      </w:r>
      <w:proofErr w:type="spellStart"/>
      <w:r>
        <w:rPr>
          <w:lang w:val="sv-SE"/>
        </w:rPr>
        <w:t>zitiert</w:t>
      </w:r>
      <w:proofErr w:type="spellEnd"/>
      <w:r>
        <w:rPr>
          <w:lang w:val="sv-SE"/>
        </w:rPr>
        <w:t xml:space="preserve"> als: </w:t>
      </w:r>
      <w:proofErr w:type="spellStart"/>
      <w:r w:rsidRPr="00ED593B">
        <w:rPr>
          <w:lang w:val="sv-SE"/>
        </w:rPr>
        <w:t>Morhart</w:t>
      </w:r>
      <w:proofErr w:type="spellEnd"/>
      <w:r w:rsidRPr="00ED593B">
        <w:rPr>
          <w:lang w:val="sv-SE"/>
        </w:rPr>
        <w:t xml:space="preserve"> et</w:t>
      </w:r>
      <w:r>
        <w:rPr>
          <w:lang w:val="sv-SE"/>
        </w:rPr>
        <w:t xml:space="preserve"> al. 2015, S.).</w:t>
      </w:r>
    </w:p>
    <w:p w14:paraId="12C97232" w14:textId="77777777" w:rsidR="000C2DC2" w:rsidRPr="000F4D14" w:rsidRDefault="000C2DC2" w:rsidP="000C2DC2">
      <w:pPr>
        <w:rPr>
          <w:rFonts w:cs="Arial"/>
          <w:lang w:val="sv-SE"/>
        </w:rPr>
      </w:pPr>
      <w:proofErr w:type="spellStart"/>
      <w:r w:rsidRPr="000F4D14">
        <w:rPr>
          <w:rFonts w:cs="Arial"/>
          <w:lang w:val="sv-SE"/>
        </w:rPr>
        <w:t>Niegemann</w:t>
      </w:r>
      <w:proofErr w:type="spellEnd"/>
      <w:r w:rsidRPr="000F4D14">
        <w:rPr>
          <w:rFonts w:cs="Arial"/>
          <w:lang w:val="sv-SE"/>
        </w:rPr>
        <w:t xml:space="preserve">, Helmut M.; </w:t>
      </w:r>
      <w:proofErr w:type="spellStart"/>
      <w:r w:rsidRPr="000F4D14">
        <w:rPr>
          <w:rFonts w:cs="Arial"/>
          <w:lang w:val="sv-SE"/>
        </w:rPr>
        <w:t>Domagk</w:t>
      </w:r>
      <w:proofErr w:type="spellEnd"/>
      <w:r w:rsidRPr="000F4D14">
        <w:rPr>
          <w:rFonts w:cs="Arial"/>
          <w:lang w:val="sv-SE"/>
        </w:rPr>
        <w:t xml:space="preserve">, Steffi; </w:t>
      </w:r>
      <w:proofErr w:type="spellStart"/>
      <w:r w:rsidRPr="000F4D14">
        <w:rPr>
          <w:rFonts w:cs="Arial"/>
          <w:lang w:val="sv-SE"/>
        </w:rPr>
        <w:t>Hessel</w:t>
      </w:r>
      <w:proofErr w:type="spellEnd"/>
      <w:r w:rsidRPr="000F4D14">
        <w:rPr>
          <w:rFonts w:cs="Arial"/>
          <w:lang w:val="sv-SE"/>
        </w:rPr>
        <w:t xml:space="preserve">, Silvia (2008); </w:t>
      </w:r>
      <w:proofErr w:type="spellStart"/>
      <w:r w:rsidRPr="000F4D14">
        <w:rPr>
          <w:rFonts w:cs="Arial"/>
          <w:lang w:val="sv-SE"/>
        </w:rPr>
        <w:t>Hein</w:t>
      </w:r>
      <w:proofErr w:type="spellEnd"/>
      <w:r w:rsidRPr="000F4D14">
        <w:rPr>
          <w:rFonts w:cs="Arial"/>
          <w:lang w:val="sv-SE"/>
        </w:rPr>
        <w:t xml:space="preserve">, Alexandra; </w:t>
      </w:r>
      <w:proofErr w:type="spellStart"/>
      <w:r w:rsidRPr="000F4D14">
        <w:rPr>
          <w:rFonts w:cs="Arial"/>
          <w:lang w:val="sv-SE"/>
        </w:rPr>
        <w:t>Hupfer</w:t>
      </w:r>
      <w:proofErr w:type="spellEnd"/>
      <w:r w:rsidRPr="000F4D14">
        <w:rPr>
          <w:rFonts w:cs="Arial"/>
          <w:lang w:val="sv-SE"/>
        </w:rPr>
        <w:t xml:space="preserve">, Matthias; </w:t>
      </w:r>
      <w:proofErr w:type="spellStart"/>
      <w:r w:rsidRPr="000F4D14">
        <w:rPr>
          <w:rFonts w:cs="Arial"/>
          <w:lang w:val="sv-SE"/>
        </w:rPr>
        <w:t>Zobel</w:t>
      </w:r>
      <w:proofErr w:type="spellEnd"/>
      <w:r w:rsidRPr="000F4D14">
        <w:rPr>
          <w:rFonts w:cs="Arial"/>
          <w:lang w:val="sv-SE"/>
        </w:rPr>
        <w:t xml:space="preserve">, Annett: “Kompendium </w:t>
      </w:r>
      <w:proofErr w:type="spellStart"/>
      <w:r w:rsidRPr="000F4D14">
        <w:rPr>
          <w:rFonts w:cs="Arial"/>
          <w:lang w:val="sv-SE"/>
        </w:rPr>
        <w:t>multimediales</w:t>
      </w:r>
      <w:proofErr w:type="spellEnd"/>
      <w:r w:rsidRPr="000F4D14">
        <w:rPr>
          <w:rFonts w:cs="Arial"/>
          <w:lang w:val="sv-SE"/>
        </w:rPr>
        <w:t xml:space="preserve"> </w:t>
      </w:r>
      <w:proofErr w:type="spellStart"/>
      <w:proofErr w:type="gramStart"/>
      <w:r w:rsidRPr="000F4D14">
        <w:rPr>
          <w:rFonts w:cs="Arial"/>
          <w:lang w:val="sv-SE"/>
        </w:rPr>
        <w:t>Lernen</w:t>
      </w:r>
      <w:proofErr w:type="spellEnd"/>
      <w:r w:rsidRPr="000F4D14">
        <w:rPr>
          <w:rFonts w:cs="Arial"/>
          <w:lang w:val="sv-SE"/>
        </w:rPr>
        <w:t>“</w:t>
      </w:r>
      <w:proofErr w:type="gramEnd"/>
      <w:r w:rsidRPr="000F4D14">
        <w:rPr>
          <w:rFonts w:cs="Arial"/>
          <w:lang w:val="sv-SE"/>
        </w:rPr>
        <w:t>, Springer, Berlin 2008, S. 359-367 (</w:t>
      </w:r>
      <w:proofErr w:type="spellStart"/>
      <w:r w:rsidRPr="000F4D14">
        <w:rPr>
          <w:rFonts w:cs="Arial"/>
          <w:lang w:val="sv-SE"/>
        </w:rPr>
        <w:t>zitiert</w:t>
      </w:r>
      <w:proofErr w:type="spellEnd"/>
      <w:r w:rsidRPr="000F4D14">
        <w:rPr>
          <w:rFonts w:cs="Arial"/>
          <w:lang w:val="sv-SE"/>
        </w:rPr>
        <w:t xml:space="preserve"> als: </w:t>
      </w:r>
      <w:proofErr w:type="spellStart"/>
      <w:r w:rsidRPr="000F4D14">
        <w:rPr>
          <w:rFonts w:cs="Arial"/>
          <w:lang w:val="sv-SE"/>
        </w:rPr>
        <w:t>Niegemann</w:t>
      </w:r>
      <w:proofErr w:type="spellEnd"/>
      <w:r w:rsidRPr="000F4D14">
        <w:rPr>
          <w:rFonts w:cs="Arial"/>
          <w:lang w:val="sv-SE"/>
        </w:rPr>
        <w:t xml:space="preserve"> et al. 2008, S).</w:t>
      </w:r>
    </w:p>
    <w:p w14:paraId="552EB214" w14:textId="77777777" w:rsidR="000C2DC2" w:rsidRDefault="000C2DC2" w:rsidP="000C2DC2">
      <w:pPr>
        <w:rPr>
          <w:lang w:val="en-GB"/>
        </w:rPr>
      </w:pPr>
      <w:proofErr w:type="spellStart"/>
      <w:r w:rsidRPr="000F4D14">
        <w:rPr>
          <w:lang w:val="en-GB"/>
        </w:rPr>
        <w:t>Radoynovska</w:t>
      </w:r>
      <w:proofErr w:type="spellEnd"/>
      <w:r w:rsidRPr="000F4D14">
        <w:rPr>
          <w:lang w:val="en-GB"/>
        </w:rPr>
        <w:t xml:space="preserve">, </w:t>
      </w:r>
      <w:proofErr w:type="spellStart"/>
      <w:r w:rsidRPr="000F4D14">
        <w:rPr>
          <w:lang w:val="en-GB"/>
        </w:rPr>
        <w:t>Nevena</w:t>
      </w:r>
      <w:proofErr w:type="spellEnd"/>
      <w:r w:rsidRPr="000F4D14">
        <w:rPr>
          <w:lang w:val="en-GB"/>
        </w:rPr>
        <w:t xml:space="preserve"> und King, Brayden G. (2019): </w:t>
      </w:r>
      <w:r w:rsidRPr="000F4D14">
        <w:rPr>
          <w:rFonts w:cs="Arial"/>
          <w:lang w:val="en-GB"/>
        </w:rPr>
        <w:t>“</w:t>
      </w:r>
      <w:r w:rsidRPr="000F4D14">
        <w:rPr>
          <w:lang w:val="en-GB"/>
        </w:rPr>
        <w:t xml:space="preserve">To Whom Are You True? Audience Perceptions of Authenticity in Nascent Crowdfunding </w:t>
      </w:r>
      <w:proofErr w:type="gramStart"/>
      <w:r w:rsidRPr="000F4D14">
        <w:rPr>
          <w:lang w:val="en-GB"/>
        </w:rPr>
        <w:t>Ventures</w:t>
      </w:r>
      <w:r w:rsidRPr="000F4D14">
        <w:rPr>
          <w:rFonts w:cs="Arial"/>
          <w:lang w:val="en-GB"/>
        </w:rPr>
        <w:t>“</w:t>
      </w:r>
      <w:r>
        <w:rPr>
          <w:rFonts w:cs="Arial"/>
          <w:lang w:val="en-GB"/>
        </w:rPr>
        <w:t xml:space="preserve"> </w:t>
      </w:r>
      <w:r w:rsidRPr="003D3F00">
        <w:rPr>
          <w:rFonts w:cs="Arial"/>
          <w:lang w:val="en-GB"/>
        </w:rPr>
        <w:t>In</w:t>
      </w:r>
      <w:proofErr w:type="gramEnd"/>
      <w:r w:rsidRPr="003D3F00">
        <w:rPr>
          <w:rFonts w:cs="Arial"/>
          <w:lang w:val="en-GB"/>
        </w:rPr>
        <w:t xml:space="preserve">: </w:t>
      </w:r>
      <w:r>
        <w:rPr>
          <w:rFonts w:cs="Arial"/>
          <w:lang w:val="en-GB"/>
        </w:rPr>
        <w:t>Organization Science</w:t>
      </w:r>
      <w:r w:rsidRPr="003D3F00">
        <w:rPr>
          <w:rFonts w:cs="Arial"/>
          <w:lang w:val="en-GB"/>
        </w:rPr>
        <w:t>,</w:t>
      </w:r>
      <w:r>
        <w:rPr>
          <w:rFonts w:cs="Arial"/>
          <w:lang w:val="en-GB"/>
        </w:rPr>
        <w:t xml:space="preserve"> </w:t>
      </w:r>
      <w:proofErr w:type="spellStart"/>
      <w:r>
        <w:rPr>
          <w:rFonts w:cs="Arial"/>
          <w:lang w:val="en-GB"/>
        </w:rPr>
        <w:t>doi</w:t>
      </w:r>
      <w:proofErr w:type="spellEnd"/>
      <w:r>
        <w:rPr>
          <w:rFonts w:cs="Arial"/>
          <w:lang w:val="en-GB"/>
        </w:rPr>
        <w:t>: 30.10.1287/orsc.2018.1253</w:t>
      </w:r>
      <w:r w:rsidRPr="000F4D14">
        <w:rPr>
          <w:lang w:val="en-GB"/>
        </w:rPr>
        <w:t xml:space="preserve"> (</w:t>
      </w:r>
      <w:proofErr w:type="spellStart"/>
      <w:r w:rsidRPr="000F4D14">
        <w:rPr>
          <w:lang w:val="en-GB"/>
        </w:rPr>
        <w:t>zitiert</w:t>
      </w:r>
      <w:proofErr w:type="spellEnd"/>
      <w:r w:rsidRPr="000F4D14">
        <w:rPr>
          <w:lang w:val="en-GB"/>
        </w:rPr>
        <w:t xml:space="preserve"> </w:t>
      </w:r>
      <w:proofErr w:type="spellStart"/>
      <w:r w:rsidRPr="000F4D14">
        <w:rPr>
          <w:lang w:val="en-GB"/>
        </w:rPr>
        <w:t>als</w:t>
      </w:r>
      <w:proofErr w:type="spellEnd"/>
      <w:r w:rsidRPr="000F4D14">
        <w:rPr>
          <w:lang w:val="en-GB"/>
        </w:rPr>
        <w:t xml:space="preserve">: </w:t>
      </w:r>
      <w:proofErr w:type="spellStart"/>
      <w:r w:rsidRPr="000F4D14">
        <w:rPr>
          <w:lang w:val="en-GB"/>
        </w:rPr>
        <w:t>Radoynovska</w:t>
      </w:r>
      <w:proofErr w:type="spellEnd"/>
      <w:r w:rsidRPr="000F4D14">
        <w:rPr>
          <w:lang w:val="en-GB"/>
        </w:rPr>
        <w:t xml:space="preserve"> und King 2019, S.)</w:t>
      </w:r>
      <w:r>
        <w:rPr>
          <w:lang w:val="en-GB"/>
        </w:rPr>
        <w:t>-</w:t>
      </w:r>
    </w:p>
    <w:p w14:paraId="7B728683" w14:textId="77777777" w:rsidR="000C2DC2" w:rsidRPr="00CF0392" w:rsidRDefault="000C2DC2" w:rsidP="000C2DC2">
      <w:pPr>
        <w:rPr>
          <w:lang w:val="de-CH"/>
        </w:rPr>
      </w:pPr>
      <w:r w:rsidRPr="00105A94">
        <w:rPr>
          <w:lang w:val="en-GB"/>
        </w:rPr>
        <w:t>R Core Team (2018) R: A Language and Environment for Statistical Computing. R Foundation for Statistical Computing, Vienna.</w:t>
      </w:r>
      <w:r>
        <w:rPr>
          <w:lang w:val="en-GB"/>
        </w:rPr>
        <w:t xml:space="preserve"> </w:t>
      </w:r>
      <w:hyperlink r:id="rId21" w:history="1">
        <w:r w:rsidRPr="000F4D14">
          <w:rPr>
            <w:rStyle w:val="Hyperlink"/>
            <w:lang w:val="de-CH"/>
          </w:rPr>
          <w:t>https://www.R-project.org</w:t>
        </w:r>
      </w:hyperlink>
      <w:r w:rsidRPr="000F4D14">
        <w:rPr>
          <w:lang w:val="de-CH"/>
        </w:rPr>
        <w:t xml:space="preserve"> (zitiert als: R Core Team 2018</w:t>
      </w:r>
      <w:r>
        <w:rPr>
          <w:lang w:val="de-CH"/>
        </w:rPr>
        <w:t>).</w:t>
      </w:r>
    </w:p>
    <w:p w14:paraId="739F3EA1" w14:textId="77777777" w:rsidR="000C2DC2" w:rsidRPr="00597B54" w:rsidRDefault="000C2DC2" w:rsidP="000C2DC2">
      <w:pPr>
        <w:rPr>
          <w:rFonts w:cs="Arial"/>
          <w:lang w:val="da-DK"/>
        </w:rPr>
      </w:pPr>
      <w:proofErr w:type="spellStart"/>
      <w:r w:rsidRPr="00597B54">
        <w:rPr>
          <w:rFonts w:cs="Arial"/>
          <w:lang w:val="en-GB"/>
        </w:rPr>
        <w:t>Regner</w:t>
      </w:r>
      <w:proofErr w:type="spellEnd"/>
      <w:r w:rsidRPr="00597B54">
        <w:rPr>
          <w:rFonts w:cs="Arial"/>
          <w:lang w:val="en-GB"/>
        </w:rPr>
        <w:t xml:space="preserve">, Tobias (2019): </w:t>
      </w:r>
      <w:r w:rsidRPr="009421BD">
        <w:rPr>
          <w:rFonts w:cs="Arial"/>
          <w:lang w:val="en-GB"/>
        </w:rPr>
        <w:t>“</w:t>
      </w:r>
      <w:r w:rsidRPr="00597B54">
        <w:rPr>
          <w:rFonts w:cs="Arial"/>
          <w:lang w:val="en-GB"/>
        </w:rPr>
        <w:t xml:space="preserve">Crowdfunding a monthly income: an analysis of the membership platform </w:t>
      </w:r>
      <w:proofErr w:type="spellStart"/>
      <w:proofErr w:type="gramStart"/>
      <w:r w:rsidRPr="00597B54">
        <w:rPr>
          <w:rFonts w:cs="Arial"/>
          <w:lang w:val="en-GB"/>
        </w:rPr>
        <w:t>Patreon</w:t>
      </w:r>
      <w:proofErr w:type="spellEnd"/>
      <w:r w:rsidRPr="009421BD">
        <w:rPr>
          <w:rFonts w:cs="Arial"/>
          <w:lang w:val="en-GB"/>
        </w:rPr>
        <w:t>“</w:t>
      </w:r>
      <w:proofErr w:type="gramEnd"/>
      <w:r>
        <w:rPr>
          <w:rFonts w:cs="Arial"/>
          <w:lang w:val="en-GB"/>
        </w:rPr>
        <w:t>. In:</w:t>
      </w:r>
      <w:r w:rsidRPr="00597B54">
        <w:rPr>
          <w:rFonts w:cs="Arial"/>
          <w:lang w:val="en-GB"/>
        </w:rPr>
        <w:t xml:space="preserve"> Journal of Cultural Economics (2021) 45: S.133–142 (</w:t>
      </w:r>
      <w:proofErr w:type="spellStart"/>
      <w:r w:rsidRPr="00597B54">
        <w:rPr>
          <w:rFonts w:cs="Arial"/>
          <w:lang w:val="en-GB"/>
        </w:rPr>
        <w:t>zitiert</w:t>
      </w:r>
      <w:proofErr w:type="spellEnd"/>
      <w:r w:rsidRPr="00597B54">
        <w:rPr>
          <w:rFonts w:cs="Arial"/>
          <w:lang w:val="en-GB"/>
        </w:rPr>
        <w:t xml:space="preserve"> </w:t>
      </w:r>
      <w:proofErr w:type="spellStart"/>
      <w:r w:rsidRPr="00597B54">
        <w:rPr>
          <w:rFonts w:cs="Arial"/>
          <w:lang w:val="en-GB"/>
        </w:rPr>
        <w:t>als</w:t>
      </w:r>
      <w:proofErr w:type="spellEnd"/>
      <w:r w:rsidRPr="00597B54">
        <w:rPr>
          <w:rFonts w:cs="Arial"/>
          <w:lang w:val="en-GB"/>
        </w:rPr>
        <w:t xml:space="preserve">: </w:t>
      </w:r>
      <w:r w:rsidRPr="00597B54">
        <w:rPr>
          <w:rFonts w:cs="Arial"/>
          <w:lang w:val="da-DK"/>
        </w:rPr>
        <w:t>Regner, 2021, S.).</w:t>
      </w:r>
    </w:p>
    <w:p w14:paraId="3F32AE2F" w14:textId="77777777" w:rsidR="000C2DC2" w:rsidRPr="00597B54" w:rsidRDefault="000C2DC2" w:rsidP="000C2DC2">
      <w:pPr>
        <w:rPr>
          <w:rFonts w:cs="Arial"/>
          <w:lang w:val="de-CH"/>
        </w:rPr>
      </w:pPr>
      <w:r>
        <w:rPr>
          <w:rFonts w:cs="Arial"/>
          <w:lang w:val="de-CH"/>
        </w:rPr>
        <w:lastRenderedPageBreak/>
        <w:t xml:space="preserve">Rheinberg F. (2006): </w:t>
      </w:r>
      <w:r w:rsidRPr="000F4D14">
        <w:rPr>
          <w:rFonts w:cs="Arial"/>
          <w:lang w:val="de-CH"/>
        </w:rPr>
        <w:t>“</w:t>
      </w:r>
      <w:r w:rsidRPr="00597B54">
        <w:rPr>
          <w:rFonts w:cs="Arial"/>
          <w:lang w:val="de-CH"/>
        </w:rPr>
        <w:t>Intrinsische Motivation und Flow-Erleben</w:t>
      </w:r>
      <w:r w:rsidRPr="000F4D14">
        <w:rPr>
          <w:rFonts w:cs="Arial"/>
          <w:lang w:val="de-CH"/>
        </w:rPr>
        <w:t>“</w:t>
      </w:r>
      <w:r w:rsidRPr="00597B54">
        <w:rPr>
          <w:rFonts w:cs="Arial"/>
          <w:lang w:val="de-CH"/>
        </w:rPr>
        <w:t xml:space="preserve"> </w:t>
      </w:r>
      <w:r>
        <w:rPr>
          <w:rFonts w:cs="Arial"/>
          <w:lang w:val="de-CH"/>
        </w:rPr>
        <w:t>I</w:t>
      </w:r>
      <w:r w:rsidRPr="00597B54">
        <w:rPr>
          <w:rFonts w:cs="Arial"/>
          <w:lang w:val="de-CH"/>
        </w:rPr>
        <w:t>n: Heckhausen J., Heckhausen † H. (</w:t>
      </w:r>
      <w:proofErr w:type="spellStart"/>
      <w:r w:rsidRPr="00597B54">
        <w:rPr>
          <w:rFonts w:cs="Arial"/>
          <w:lang w:val="de-CH"/>
        </w:rPr>
        <w:t>eds</w:t>
      </w:r>
      <w:proofErr w:type="spellEnd"/>
      <w:r w:rsidRPr="00597B54">
        <w:rPr>
          <w:rFonts w:cs="Arial"/>
          <w:lang w:val="de-CH"/>
        </w:rPr>
        <w:t>) Motivation und Handeln. Springer-Lehrbuch. Springer, Berlin, Heidelberg (zitiert als: Rheinberg 2006).</w:t>
      </w:r>
    </w:p>
    <w:p w14:paraId="1651191E" w14:textId="317587F4" w:rsidR="000C2DC2" w:rsidRDefault="000C2DC2" w:rsidP="000C2DC2">
      <w:pPr>
        <w:rPr>
          <w:lang w:val="da-DK"/>
        </w:rPr>
      </w:pPr>
      <w:proofErr w:type="spellStart"/>
      <w:r w:rsidRPr="00C44386">
        <w:rPr>
          <w:lang w:val="da-DK"/>
        </w:rPr>
        <w:t>Rodny</w:t>
      </w:r>
      <w:r>
        <w:rPr>
          <w:lang w:val="da-DK"/>
        </w:rPr>
        <w:t>ansky</w:t>
      </w:r>
      <w:proofErr w:type="spellEnd"/>
      <w:r>
        <w:rPr>
          <w:lang w:val="da-DK"/>
        </w:rPr>
        <w:t xml:space="preserve">, Alexander und </w:t>
      </w:r>
      <w:proofErr w:type="spellStart"/>
      <w:r>
        <w:rPr>
          <w:lang w:val="da-DK"/>
        </w:rPr>
        <w:t>Darmouni</w:t>
      </w:r>
      <w:proofErr w:type="spellEnd"/>
      <w:r>
        <w:rPr>
          <w:lang w:val="da-DK"/>
        </w:rPr>
        <w:t xml:space="preserve">, Oliver M. (2017): </w:t>
      </w:r>
      <w:r w:rsidRPr="000F4D14">
        <w:rPr>
          <w:rFonts w:cs="Arial"/>
          <w:lang w:val="de-CH"/>
        </w:rPr>
        <w:t>“</w:t>
      </w:r>
      <w:r w:rsidRPr="00125A56">
        <w:rPr>
          <w:lang w:val="da-DK"/>
        </w:rPr>
        <w:t xml:space="preserve">The </w:t>
      </w:r>
      <w:proofErr w:type="spellStart"/>
      <w:r w:rsidRPr="00125A56">
        <w:rPr>
          <w:lang w:val="da-DK"/>
        </w:rPr>
        <w:t>Effects</w:t>
      </w:r>
      <w:proofErr w:type="spellEnd"/>
      <w:r w:rsidRPr="00125A56">
        <w:rPr>
          <w:lang w:val="da-DK"/>
        </w:rPr>
        <w:t xml:space="preserve"> of </w:t>
      </w:r>
      <w:proofErr w:type="spellStart"/>
      <w:r w:rsidRPr="00125A56">
        <w:rPr>
          <w:lang w:val="da-DK"/>
        </w:rPr>
        <w:t>Quantitative</w:t>
      </w:r>
      <w:proofErr w:type="spellEnd"/>
      <w:r w:rsidRPr="00125A56">
        <w:rPr>
          <w:lang w:val="da-DK"/>
        </w:rPr>
        <w:t xml:space="preserve"> </w:t>
      </w:r>
      <w:proofErr w:type="spellStart"/>
      <w:r w:rsidRPr="00125A56">
        <w:rPr>
          <w:lang w:val="da-DK"/>
        </w:rPr>
        <w:t>Easing</w:t>
      </w:r>
      <w:proofErr w:type="spellEnd"/>
      <w:r w:rsidRPr="00125A56">
        <w:rPr>
          <w:lang w:val="da-DK"/>
        </w:rPr>
        <w:t xml:space="preserve"> on Bank </w:t>
      </w:r>
      <w:proofErr w:type="spellStart"/>
      <w:r w:rsidRPr="00125A56">
        <w:rPr>
          <w:lang w:val="da-DK"/>
        </w:rPr>
        <w:t>Lending</w:t>
      </w:r>
      <w:proofErr w:type="spellEnd"/>
      <w:r w:rsidRPr="00125A56">
        <w:rPr>
          <w:lang w:val="da-DK"/>
        </w:rPr>
        <w:t xml:space="preserve"> </w:t>
      </w:r>
      <w:proofErr w:type="spellStart"/>
      <w:r w:rsidRPr="00125A56">
        <w:rPr>
          <w:lang w:val="da-DK"/>
        </w:rPr>
        <w:t>Behavior</w:t>
      </w:r>
      <w:proofErr w:type="spellEnd"/>
      <w:r w:rsidRPr="000F4D14">
        <w:rPr>
          <w:rFonts w:cs="Arial"/>
          <w:lang w:val="de-CH"/>
        </w:rPr>
        <w:t xml:space="preserve">“ In: The Review </w:t>
      </w:r>
      <w:proofErr w:type="spellStart"/>
      <w:r w:rsidRPr="000F4D14">
        <w:rPr>
          <w:rFonts w:cs="Arial"/>
          <w:lang w:val="de-CH"/>
        </w:rPr>
        <w:t>of</w:t>
      </w:r>
      <w:proofErr w:type="spellEnd"/>
      <w:r w:rsidRPr="000F4D14">
        <w:rPr>
          <w:rFonts w:cs="Arial"/>
          <w:lang w:val="de-CH"/>
        </w:rPr>
        <w:t xml:space="preserve"> Financial Studies, Volume 30, </w:t>
      </w:r>
      <w:proofErr w:type="spellStart"/>
      <w:r w:rsidRPr="000F4D14">
        <w:rPr>
          <w:rFonts w:cs="Arial"/>
          <w:lang w:val="de-CH"/>
        </w:rPr>
        <w:t>Issue</w:t>
      </w:r>
      <w:proofErr w:type="spellEnd"/>
      <w:r w:rsidRPr="000F4D14">
        <w:rPr>
          <w:rFonts w:cs="Arial"/>
          <w:lang w:val="de-CH"/>
        </w:rPr>
        <w:t xml:space="preserve"> 11, 2017, S. 3858–3887</w:t>
      </w:r>
      <w:r>
        <w:rPr>
          <w:lang w:val="da-DK"/>
        </w:rPr>
        <w:t xml:space="preserve"> </w:t>
      </w:r>
      <w:r w:rsidRPr="000F4D14">
        <w:rPr>
          <w:rFonts w:cs="Arial"/>
          <w:lang w:val="de-CH"/>
        </w:rPr>
        <w:t xml:space="preserve">(zitiert als: </w:t>
      </w:r>
      <w:proofErr w:type="spellStart"/>
      <w:r w:rsidRPr="00C44386">
        <w:rPr>
          <w:lang w:val="da-DK"/>
        </w:rPr>
        <w:t>Rodny</w:t>
      </w:r>
      <w:r>
        <w:rPr>
          <w:lang w:val="da-DK"/>
        </w:rPr>
        <w:t>ansky</w:t>
      </w:r>
      <w:proofErr w:type="spellEnd"/>
      <w:r>
        <w:rPr>
          <w:lang w:val="da-DK"/>
        </w:rPr>
        <w:t xml:space="preserve"> und </w:t>
      </w:r>
      <w:r w:rsidR="00187AB1">
        <w:rPr>
          <w:lang w:val="da-DK"/>
        </w:rPr>
        <w:t xml:space="preserve">King </w:t>
      </w:r>
      <w:r>
        <w:rPr>
          <w:lang w:val="da-DK"/>
        </w:rPr>
        <w:t>2017, S).</w:t>
      </w:r>
    </w:p>
    <w:p w14:paraId="403D57C9" w14:textId="77777777" w:rsidR="000C2DC2" w:rsidRDefault="000C2DC2" w:rsidP="000C2DC2">
      <w:pPr>
        <w:rPr>
          <w:lang w:val="da-DK"/>
        </w:rPr>
      </w:pPr>
      <w:proofErr w:type="spellStart"/>
      <w:proofErr w:type="gramStart"/>
      <w:r>
        <w:rPr>
          <w:lang w:val="da-DK"/>
        </w:rPr>
        <w:t>Rosseel</w:t>
      </w:r>
      <w:proofErr w:type="spellEnd"/>
      <w:r>
        <w:rPr>
          <w:lang w:val="da-DK"/>
        </w:rPr>
        <w:t xml:space="preserve"> ,</w:t>
      </w:r>
      <w:proofErr w:type="gramEnd"/>
      <w:r>
        <w:rPr>
          <w:lang w:val="da-DK"/>
        </w:rPr>
        <w:t xml:space="preserve"> Yves (2012): ”</w:t>
      </w:r>
      <w:r w:rsidRPr="000F4D14">
        <w:rPr>
          <w:lang w:val="en-GB"/>
        </w:rPr>
        <w:t xml:space="preserve"> </w:t>
      </w:r>
      <w:proofErr w:type="spellStart"/>
      <w:r w:rsidRPr="002E27F6">
        <w:rPr>
          <w:lang w:val="da-DK"/>
        </w:rPr>
        <w:t>lavaan</w:t>
      </w:r>
      <w:proofErr w:type="spellEnd"/>
      <w:r w:rsidRPr="002E27F6">
        <w:rPr>
          <w:lang w:val="da-DK"/>
        </w:rPr>
        <w:t xml:space="preserve">: An R Package for </w:t>
      </w:r>
      <w:proofErr w:type="spellStart"/>
      <w:r w:rsidRPr="002E27F6">
        <w:rPr>
          <w:lang w:val="da-DK"/>
        </w:rPr>
        <w:t>Structural</w:t>
      </w:r>
      <w:proofErr w:type="spellEnd"/>
      <w:r w:rsidRPr="002E27F6">
        <w:rPr>
          <w:lang w:val="da-DK"/>
        </w:rPr>
        <w:t xml:space="preserve"> Equation </w:t>
      </w:r>
      <w:proofErr w:type="spellStart"/>
      <w:r w:rsidRPr="002E27F6">
        <w:rPr>
          <w:lang w:val="da-DK"/>
        </w:rPr>
        <w:t>Modeling</w:t>
      </w:r>
      <w:proofErr w:type="spellEnd"/>
      <w:r>
        <w:rPr>
          <w:lang w:val="da-DK"/>
        </w:rPr>
        <w:t xml:space="preserve">” In: Journal of Statistical Software, Volume 48, </w:t>
      </w:r>
      <w:proofErr w:type="spellStart"/>
      <w:r>
        <w:rPr>
          <w:lang w:val="da-DK"/>
        </w:rPr>
        <w:t>Issue</w:t>
      </w:r>
      <w:proofErr w:type="spellEnd"/>
      <w:r>
        <w:rPr>
          <w:lang w:val="da-DK"/>
        </w:rPr>
        <w:t xml:space="preserve"> 2, 2012, S.1- 36 (</w:t>
      </w:r>
      <w:proofErr w:type="spellStart"/>
      <w:r>
        <w:rPr>
          <w:lang w:val="da-DK"/>
        </w:rPr>
        <w:t>zitiert</w:t>
      </w:r>
      <w:proofErr w:type="spellEnd"/>
      <w:r>
        <w:rPr>
          <w:lang w:val="da-DK"/>
        </w:rPr>
        <w:t xml:space="preserve"> als: </w:t>
      </w:r>
      <w:proofErr w:type="spellStart"/>
      <w:r>
        <w:rPr>
          <w:lang w:val="da-DK"/>
        </w:rPr>
        <w:t>Rosseel</w:t>
      </w:r>
      <w:proofErr w:type="spellEnd"/>
      <w:r>
        <w:rPr>
          <w:lang w:val="da-DK"/>
        </w:rPr>
        <w:t xml:space="preserve"> 2012, S.).</w:t>
      </w:r>
    </w:p>
    <w:p w14:paraId="0C5D833A" w14:textId="77777777" w:rsidR="000C2DC2" w:rsidRPr="000F4D14" w:rsidRDefault="000C2DC2" w:rsidP="000C2DC2">
      <w:pPr>
        <w:rPr>
          <w:rFonts w:cs="Arial"/>
          <w:lang w:val="en-GB"/>
        </w:rPr>
      </w:pPr>
      <w:r w:rsidRPr="000F4D14">
        <w:rPr>
          <w:rFonts w:cs="Arial"/>
          <w:lang w:val="en-GB"/>
        </w:rPr>
        <w:t xml:space="preserve">Ryan, Richard M. und Deci, Edward L. (2000): “Intrinsic and Extrinsic Motivations: Classic Definitions and New Directions” </w:t>
      </w:r>
      <w:r w:rsidRPr="003D3F00">
        <w:rPr>
          <w:rFonts w:cs="Arial"/>
          <w:lang w:val="en-GB"/>
        </w:rPr>
        <w:t>In:</w:t>
      </w:r>
      <w:r w:rsidRPr="000F4D14">
        <w:rPr>
          <w:rFonts w:cs="Arial"/>
          <w:lang w:val="en-GB"/>
        </w:rPr>
        <w:t xml:space="preserve"> Contemporary Educational Psychology 25, S. 54–67 (2000) doi:10.1006/ceps.1999.1020, available online at </w:t>
      </w:r>
      <w:hyperlink r:id="rId22" w:history="1">
        <w:r w:rsidRPr="000F4D14">
          <w:rPr>
            <w:rStyle w:val="Hyperlink"/>
            <w:rFonts w:cs="Arial"/>
            <w:lang w:val="en-GB"/>
          </w:rPr>
          <w:t>http://www.idealibrary.com</w:t>
        </w:r>
      </w:hyperlink>
      <w:r w:rsidRPr="000F4D14">
        <w:rPr>
          <w:rFonts w:cs="Arial"/>
          <w:lang w:val="en-GB"/>
        </w:rPr>
        <w:t xml:space="preserve"> (</w:t>
      </w:r>
      <w:proofErr w:type="spellStart"/>
      <w:r w:rsidRPr="000F4D14">
        <w:rPr>
          <w:rFonts w:cs="Arial"/>
          <w:lang w:val="en-GB"/>
        </w:rPr>
        <w:t>zitiert</w:t>
      </w:r>
      <w:proofErr w:type="spellEnd"/>
      <w:r w:rsidRPr="000F4D14">
        <w:rPr>
          <w:rFonts w:cs="Arial"/>
          <w:lang w:val="en-GB"/>
        </w:rPr>
        <w:t xml:space="preserve"> </w:t>
      </w:r>
      <w:proofErr w:type="spellStart"/>
      <w:r w:rsidRPr="000F4D14">
        <w:rPr>
          <w:rFonts w:cs="Arial"/>
          <w:lang w:val="en-GB"/>
        </w:rPr>
        <w:t>als</w:t>
      </w:r>
      <w:proofErr w:type="spellEnd"/>
      <w:r w:rsidRPr="000F4D14">
        <w:rPr>
          <w:rFonts w:cs="Arial"/>
          <w:lang w:val="en-GB"/>
        </w:rPr>
        <w:t>: Ryan und Deci, 2000, S.).</w:t>
      </w:r>
    </w:p>
    <w:p w14:paraId="7A800D4D" w14:textId="77777777" w:rsidR="000C2DC2" w:rsidRDefault="000C2DC2" w:rsidP="000C2DC2">
      <w:pPr>
        <w:rPr>
          <w:rFonts w:cs="Arial"/>
          <w:lang w:val="en-GB"/>
        </w:rPr>
      </w:pPr>
      <w:r w:rsidRPr="00597B54">
        <w:rPr>
          <w:rFonts w:cs="Arial"/>
          <w:lang w:val="en-GB"/>
        </w:rPr>
        <w:t xml:space="preserve">Ryan, Richard M. (1995): “Psychological needs and the facilitation of integrative processes”. Journal of Personality, 63, </w:t>
      </w:r>
      <w:r>
        <w:rPr>
          <w:rFonts w:cs="Arial"/>
          <w:lang w:val="en-GB"/>
        </w:rPr>
        <w:t>S.</w:t>
      </w:r>
      <w:r w:rsidRPr="00597B54">
        <w:rPr>
          <w:rFonts w:cs="Arial"/>
          <w:lang w:val="en-GB"/>
        </w:rPr>
        <w:t>397–427 (</w:t>
      </w:r>
      <w:proofErr w:type="spellStart"/>
      <w:r w:rsidRPr="00597B54">
        <w:rPr>
          <w:rFonts w:cs="Arial"/>
          <w:lang w:val="en-GB"/>
        </w:rPr>
        <w:t>zitiert</w:t>
      </w:r>
      <w:proofErr w:type="spellEnd"/>
      <w:r w:rsidRPr="00597B54">
        <w:rPr>
          <w:rFonts w:cs="Arial"/>
          <w:lang w:val="en-GB"/>
        </w:rPr>
        <w:t xml:space="preserve"> </w:t>
      </w:r>
      <w:proofErr w:type="spellStart"/>
      <w:r w:rsidRPr="00597B54">
        <w:rPr>
          <w:rFonts w:cs="Arial"/>
          <w:lang w:val="en-GB"/>
        </w:rPr>
        <w:t>als</w:t>
      </w:r>
      <w:proofErr w:type="spellEnd"/>
      <w:r w:rsidRPr="00597B54">
        <w:rPr>
          <w:rFonts w:cs="Arial"/>
          <w:lang w:val="en-GB"/>
        </w:rPr>
        <w:t>: Ryan, 1995, S.).</w:t>
      </w:r>
    </w:p>
    <w:p w14:paraId="1D8B3CE2" w14:textId="77777777" w:rsidR="000C2DC2" w:rsidRDefault="000C2DC2" w:rsidP="000C2DC2">
      <w:pPr>
        <w:rPr>
          <w:lang w:val="da-DK"/>
        </w:rPr>
      </w:pPr>
      <w:proofErr w:type="spellStart"/>
      <w:r>
        <w:rPr>
          <w:lang w:val="da-DK"/>
        </w:rPr>
        <w:t>Sansone</w:t>
      </w:r>
      <w:proofErr w:type="spellEnd"/>
      <w:r>
        <w:rPr>
          <w:lang w:val="da-DK"/>
        </w:rPr>
        <w:t xml:space="preserve">, Carol und </w:t>
      </w:r>
      <w:proofErr w:type="spellStart"/>
      <w:r w:rsidRPr="00F87342">
        <w:rPr>
          <w:lang w:val="da-DK"/>
        </w:rPr>
        <w:t>Harackiewicz</w:t>
      </w:r>
      <w:proofErr w:type="spellEnd"/>
      <w:r>
        <w:rPr>
          <w:lang w:val="da-DK"/>
        </w:rPr>
        <w:t xml:space="preserve">, Judith M. (2000): </w:t>
      </w:r>
      <w:r w:rsidRPr="00597B54">
        <w:rPr>
          <w:rFonts w:cs="Arial"/>
          <w:lang w:val="en-GB"/>
        </w:rPr>
        <w:t>“</w:t>
      </w:r>
      <w:r>
        <w:rPr>
          <w:rFonts w:cs="Arial"/>
          <w:lang w:val="en-GB"/>
        </w:rPr>
        <w:t>I</w:t>
      </w:r>
      <w:r w:rsidRPr="00F87342">
        <w:rPr>
          <w:rFonts w:cs="Arial"/>
          <w:lang w:val="en-GB"/>
        </w:rPr>
        <w:t>ntrinsic and Extrinsic Motivation: The Search for Optimal Motivation and Performance</w:t>
      </w:r>
      <w:r>
        <w:rPr>
          <w:rFonts w:cs="Arial"/>
          <w:lang w:val="en-GB"/>
        </w:rPr>
        <w:t xml:space="preserve">” In: </w:t>
      </w:r>
      <w:r w:rsidRPr="000F4D14">
        <w:rPr>
          <w:lang w:val="en-GB"/>
        </w:rPr>
        <w:t>Controversies and New Directions</w:t>
      </w:r>
      <w:r>
        <w:rPr>
          <w:lang w:val="en-GB"/>
        </w:rPr>
        <w:t>, 2012, Chapter 15,</w:t>
      </w:r>
      <w:r>
        <w:rPr>
          <w:rFonts w:cs="Arial"/>
          <w:lang w:val="en-GB"/>
        </w:rPr>
        <w:t xml:space="preserve"> S.</w:t>
      </w:r>
      <w:r w:rsidRPr="00F87342">
        <w:rPr>
          <w:lang w:val="en-GB"/>
        </w:rPr>
        <w:t>4</w:t>
      </w:r>
      <w:r>
        <w:rPr>
          <w:lang w:val="en-GB"/>
        </w:rPr>
        <w:t>44-4</w:t>
      </w:r>
      <w:r w:rsidRPr="00F87342">
        <w:rPr>
          <w:lang w:val="en-GB"/>
        </w:rPr>
        <w:t>52</w:t>
      </w:r>
      <w:r>
        <w:rPr>
          <w:lang w:val="da-DK"/>
        </w:rPr>
        <w:t xml:space="preserve"> (</w:t>
      </w:r>
      <w:proofErr w:type="spellStart"/>
      <w:r>
        <w:rPr>
          <w:lang w:val="da-DK"/>
        </w:rPr>
        <w:t>zitiert</w:t>
      </w:r>
      <w:proofErr w:type="spellEnd"/>
      <w:r>
        <w:rPr>
          <w:lang w:val="da-DK"/>
        </w:rPr>
        <w:t xml:space="preserve"> als: </w:t>
      </w:r>
      <w:proofErr w:type="spellStart"/>
      <w:r w:rsidRPr="00F87342">
        <w:rPr>
          <w:lang w:val="da-DK"/>
        </w:rPr>
        <w:t>Sansone</w:t>
      </w:r>
      <w:proofErr w:type="spellEnd"/>
      <w:r w:rsidRPr="00F87342">
        <w:rPr>
          <w:lang w:val="da-DK"/>
        </w:rPr>
        <w:t xml:space="preserve"> und </w:t>
      </w:r>
      <w:proofErr w:type="spellStart"/>
      <w:r w:rsidRPr="00F87342">
        <w:rPr>
          <w:lang w:val="da-DK"/>
        </w:rPr>
        <w:t>Harackiewicz</w:t>
      </w:r>
      <w:proofErr w:type="spellEnd"/>
      <w:r w:rsidRPr="00F87342">
        <w:rPr>
          <w:lang w:val="da-DK"/>
        </w:rPr>
        <w:t xml:space="preserve"> 2000,</w:t>
      </w:r>
      <w:r>
        <w:rPr>
          <w:lang w:val="da-DK"/>
        </w:rPr>
        <w:t xml:space="preserve"> S.).</w:t>
      </w:r>
    </w:p>
    <w:p w14:paraId="01AB71F6" w14:textId="77777777" w:rsidR="000C2DC2" w:rsidRPr="000F4D14" w:rsidRDefault="000C2DC2" w:rsidP="000C2DC2">
      <w:pPr>
        <w:rPr>
          <w:lang w:val="en-GB"/>
        </w:rPr>
      </w:pPr>
      <w:r>
        <w:rPr>
          <w:lang w:val="da-DK"/>
        </w:rPr>
        <w:t xml:space="preserve">Schäfer, Jonas; </w:t>
      </w:r>
      <w:proofErr w:type="spellStart"/>
      <w:r>
        <w:rPr>
          <w:lang w:val="da-DK"/>
        </w:rPr>
        <w:t>Thaller</w:t>
      </w:r>
      <w:proofErr w:type="spellEnd"/>
      <w:r>
        <w:rPr>
          <w:lang w:val="da-DK"/>
        </w:rPr>
        <w:t>, Georg; Hinrichs, Dirk (2018): ”</w:t>
      </w:r>
      <w:r w:rsidRPr="000F4D14">
        <w:rPr>
          <w:lang w:val="en-GB"/>
        </w:rPr>
        <w:t xml:space="preserve"> </w:t>
      </w:r>
      <w:proofErr w:type="spellStart"/>
      <w:r w:rsidRPr="00B74BF2">
        <w:rPr>
          <w:lang w:val="da-DK"/>
        </w:rPr>
        <w:t>Implementation</w:t>
      </w:r>
      <w:proofErr w:type="spellEnd"/>
      <w:r w:rsidRPr="00B74BF2">
        <w:rPr>
          <w:lang w:val="da-DK"/>
        </w:rPr>
        <w:t xml:space="preserve"> of </w:t>
      </w:r>
      <w:proofErr w:type="spellStart"/>
      <w:r w:rsidRPr="00B74BF2">
        <w:rPr>
          <w:lang w:val="da-DK"/>
        </w:rPr>
        <w:t>Breed-Specific</w:t>
      </w:r>
      <w:proofErr w:type="spellEnd"/>
      <w:r w:rsidRPr="00B74BF2">
        <w:rPr>
          <w:lang w:val="da-DK"/>
        </w:rPr>
        <w:t xml:space="preserve"> </w:t>
      </w:r>
      <w:proofErr w:type="spellStart"/>
      <w:r w:rsidRPr="00B74BF2">
        <w:rPr>
          <w:lang w:val="da-DK"/>
        </w:rPr>
        <w:t>Traits</w:t>
      </w:r>
      <w:proofErr w:type="spellEnd"/>
      <w:r w:rsidRPr="00B74BF2">
        <w:rPr>
          <w:lang w:val="da-DK"/>
        </w:rPr>
        <w:t xml:space="preserve"> for a Local </w:t>
      </w:r>
      <w:proofErr w:type="spellStart"/>
      <w:r w:rsidRPr="00B74BF2">
        <w:rPr>
          <w:lang w:val="da-DK"/>
        </w:rPr>
        <w:t>Sheep</w:t>
      </w:r>
      <w:proofErr w:type="spellEnd"/>
      <w:r w:rsidRPr="00B74BF2">
        <w:rPr>
          <w:lang w:val="da-DK"/>
        </w:rPr>
        <w:t xml:space="preserve"> </w:t>
      </w:r>
      <w:proofErr w:type="spellStart"/>
      <w:r w:rsidRPr="00B74BF2">
        <w:rPr>
          <w:lang w:val="da-DK"/>
        </w:rPr>
        <w:t>Breed</w:t>
      </w:r>
      <w:proofErr w:type="spellEnd"/>
      <w:r>
        <w:rPr>
          <w:lang w:val="da-DK"/>
        </w:rPr>
        <w:t xml:space="preserve">”. In: </w:t>
      </w:r>
      <w:r w:rsidRPr="00B74BF2">
        <w:rPr>
          <w:lang w:val="da-DK"/>
        </w:rPr>
        <w:t xml:space="preserve">Agricultural Sciences, </w:t>
      </w:r>
      <w:r>
        <w:rPr>
          <w:lang w:val="da-DK"/>
        </w:rPr>
        <w:t xml:space="preserve">2018, Volume </w:t>
      </w:r>
      <w:r w:rsidRPr="00B74BF2">
        <w:rPr>
          <w:lang w:val="da-DK"/>
        </w:rPr>
        <w:t>9</w:t>
      </w:r>
      <w:r>
        <w:rPr>
          <w:lang w:val="da-DK"/>
        </w:rPr>
        <w:t>,</w:t>
      </w:r>
      <w:r w:rsidRPr="00B74BF2">
        <w:rPr>
          <w:lang w:val="da-DK"/>
        </w:rPr>
        <w:t xml:space="preserve"> No.8</w:t>
      </w:r>
      <w:r>
        <w:rPr>
          <w:lang w:val="da-DK"/>
        </w:rPr>
        <w:t>.</w:t>
      </w:r>
    </w:p>
    <w:p w14:paraId="293FA543" w14:textId="77777777" w:rsidR="000C2DC2" w:rsidRPr="0069707F" w:rsidRDefault="000C2DC2" w:rsidP="000C2DC2">
      <w:pPr>
        <w:rPr>
          <w:rFonts w:cs="Arial"/>
          <w:lang w:val="en-GB"/>
        </w:rPr>
      </w:pPr>
      <w:proofErr w:type="spellStart"/>
      <w:r w:rsidRPr="00597B54">
        <w:rPr>
          <w:rFonts w:cs="Arial"/>
          <w:lang w:val="en-GB"/>
        </w:rPr>
        <w:t>Steigenberger</w:t>
      </w:r>
      <w:proofErr w:type="spellEnd"/>
      <w:r w:rsidRPr="00597B54">
        <w:rPr>
          <w:rFonts w:cs="Arial"/>
          <w:lang w:val="en-GB"/>
        </w:rPr>
        <w:t>, Norbert</w:t>
      </w:r>
      <w:r w:rsidRPr="009421BD">
        <w:rPr>
          <w:rFonts w:cs="Arial"/>
          <w:lang w:val="en-GB"/>
        </w:rPr>
        <w:t xml:space="preserve"> </w:t>
      </w:r>
      <w:r w:rsidRPr="00597B54">
        <w:rPr>
          <w:rFonts w:cs="Arial"/>
          <w:lang w:val="en-GB"/>
        </w:rPr>
        <w:t xml:space="preserve">(2017): </w:t>
      </w:r>
      <w:r w:rsidRPr="009421BD">
        <w:rPr>
          <w:rFonts w:cs="Arial"/>
          <w:lang w:val="en-GB"/>
        </w:rPr>
        <w:t>“</w:t>
      </w:r>
      <w:r w:rsidRPr="00597B54">
        <w:rPr>
          <w:rFonts w:cs="Arial"/>
          <w:lang w:val="en-GB"/>
        </w:rPr>
        <w:t>Why supporters contribute to</w:t>
      </w:r>
      <w:r w:rsidRPr="009421BD">
        <w:rPr>
          <w:rFonts w:cs="Arial"/>
          <w:lang w:val="en-GB"/>
        </w:rPr>
        <w:t xml:space="preserve"> </w:t>
      </w:r>
      <w:r w:rsidRPr="00597B54">
        <w:rPr>
          <w:rFonts w:cs="Arial"/>
          <w:lang w:val="en-GB"/>
        </w:rPr>
        <w:t xml:space="preserve">reward-based </w:t>
      </w:r>
      <w:proofErr w:type="gramStart"/>
      <w:r w:rsidRPr="00597B54">
        <w:rPr>
          <w:rFonts w:cs="Arial"/>
          <w:lang w:val="en-GB"/>
        </w:rPr>
        <w:t>crowdfunding</w:t>
      </w:r>
      <w:r w:rsidRPr="009421BD">
        <w:rPr>
          <w:rFonts w:cs="Arial"/>
          <w:lang w:val="en-GB"/>
        </w:rPr>
        <w:t>“</w:t>
      </w:r>
      <w:proofErr w:type="gramEnd"/>
      <w:r>
        <w:rPr>
          <w:rFonts w:cs="Arial"/>
          <w:lang w:val="en-GB"/>
        </w:rPr>
        <w:t>.</w:t>
      </w:r>
      <w:r w:rsidRPr="00597B54">
        <w:rPr>
          <w:rFonts w:cs="Arial"/>
          <w:lang w:val="en-GB"/>
        </w:rPr>
        <w:t xml:space="preserve"> </w:t>
      </w:r>
      <w:r w:rsidRPr="0069707F">
        <w:rPr>
          <w:rFonts w:cs="Arial"/>
          <w:lang w:val="en-GB"/>
        </w:rPr>
        <w:t xml:space="preserve">In: International Journal of Entrepreneurial </w:t>
      </w:r>
      <w:proofErr w:type="spellStart"/>
      <w:r w:rsidRPr="0069707F">
        <w:rPr>
          <w:rFonts w:cs="Arial"/>
          <w:lang w:val="en-GB"/>
        </w:rPr>
        <w:t>Behavior</w:t>
      </w:r>
      <w:proofErr w:type="spellEnd"/>
      <w:r w:rsidRPr="0069707F">
        <w:rPr>
          <w:rFonts w:cs="Arial"/>
          <w:lang w:val="en-GB"/>
        </w:rPr>
        <w:t xml:space="preserve"> &amp; Research,</w:t>
      </w:r>
    </w:p>
    <w:p w14:paraId="09B3CC58" w14:textId="77777777" w:rsidR="000C2DC2" w:rsidRPr="000F4D14" w:rsidRDefault="000C2DC2" w:rsidP="000C2DC2">
      <w:pPr>
        <w:rPr>
          <w:rFonts w:cs="Arial"/>
          <w:lang w:val="en-GB"/>
        </w:rPr>
      </w:pPr>
      <w:r w:rsidRPr="000F4D14">
        <w:rPr>
          <w:rFonts w:cs="Arial"/>
          <w:lang w:val="en-GB"/>
        </w:rPr>
        <w:t>Vol. 23 No. 2, 2017, S.336-353 (</w:t>
      </w:r>
      <w:proofErr w:type="spellStart"/>
      <w:r w:rsidRPr="000F4D14">
        <w:rPr>
          <w:rFonts w:cs="Arial"/>
          <w:lang w:val="en-GB"/>
        </w:rPr>
        <w:t>zitiert</w:t>
      </w:r>
      <w:proofErr w:type="spellEnd"/>
      <w:r w:rsidRPr="000F4D14">
        <w:rPr>
          <w:rFonts w:cs="Arial"/>
          <w:lang w:val="en-GB"/>
        </w:rPr>
        <w:t xml:space="preserve"> </w:t>
      </w:r>
      <w:proofErr w:type="spellStart"/>
      <w:r w:rsidRPr="000F4D14">
        <w:rPr>
          <w:rFonts w:cs="Arial"/>
          <w:lang w:val="en-GB"/>
        </w:rPr>
        <w:t>als</w:t>
      </w:r>
      <w:proofErr w:type="spellEnd"/>
      <w:r w:rsidRPr="000F4D14">
        <w:rPr>
          <w:rFonts w:cs="Arial"/>
          <w:lang w:val="en-GB"/>
        </w:rPr>
        <w:t xml:space="preserve">: </w:t>
      </w:r>
      <w:proofErr w:type="spellStart"/>
      <w:r w:rsidRPr="000F4D14">
        <w:rPr>
          <w:rFonts w:cs="Arial"/>
          <w:lang w:val="en-GB"/>
        </w:rPr>
        <w:t>Steigenberger</w:t>
      </w:r>
      <w:proofErr w:type="spellEnd"/>
      <w:r w:rsidRPr="000F4D14">
        <w:rPr>
          <w:rFonts w:cs="Arial"/>
          <w:lang w:val="en-GB"/>
        </w:rPr>
        <w:t xml:space="preserve"> 2017, S.).</w:t>
      </w:r>
    </w:p>
    <w:p w14:paraId="51B2FDA5" w14:textId="77777777" w:rsidR="000C2DC2" w:rsidRPr="000F4D14" w:rsidRDefault="000C2DC2" w:rsidP="000C2DC2">
      <w:pPr>
        <w:rPr>
          <w:rFonts w:cs="Arial"/>
          <w:lang w:val="en-GB"/>
        </w:rPr>
      </w:pPr>
      <w:proofErr w:type="spellStart"/>
      <w:r w:rsidRPr="000F4D14">
        <w:rPr>
          <w:rFonts w:cs="Arial"/>
          <w:lang w:val="en-GB"/>
        </w:rPr>
        <w:t>Shneor</w:t>
      </w:r>
      <w:proofErr w:type="spellEnd"/>
      <w:r w:rsidRPr="000F4D14">
        <w:rPr>
          <w:rFonts w:cs="Arial"/>
          <w:lang w:val="en-GB"/>
        </w:rPr>
        <w:t xml:space="preserve">, </w:t>
      </w:r>
      <w:proofErr w:type="spellStart"/>
      <w:r w:rsidRPr="000F4D14">
        <w:rPr>
          <w:rFonts w:cs="Arial"/>
          <w:lang w:val="en-GB"/>
        </w:rPr>
        <w:t>Rotem</w:t>
      </w:r>
      <w:proofErr w:type="spellEnd"/>
      <w:r w:rsidRPr="000F4D14">
        <w:rPr>
          <w:rFonts w:cs="Arial"/>
          <w:lang w:val="en-GB"/>
        </w:rPr>
        <w:t xml:space="preserve"> und </w:t>
      </w:r>
      <w:proofErr w:type="spellStart"/>
      <w:r w:rsidRPr="000F4D14">
        <w:rPr>
          <w:rFonts w:cs="Arial"/>
          <w:lang w:val="en-GB"/>
        </w:rPr>
        <w:t>Munim</w:t>
      </w:r>
      <w:proofErr w:type="spellEnd"/>
      <w:r w:rsidRPr="000F4D14">
        <w:rPr>
          <w:rFonts w:cs="Arial"/>
          <w:lang w:val="en-GB"/>
        </w:rPr>
        <w:t xml:space="preserve">, Ziaul Haque (2019): </w:t>
      </w:r>
      <w:r w:rsidRPr="009421BD">
        <w:rPr>
          <w:rFonts w:cs="Arial"/>
          <w:lang w:val="en-GB"/>
        </w:rPr>
        <w:t>“</w:t>
      </w:r>
      <w:r w:rsidRPr="000F4D14">
        <w:rPr>
          <w:rFonts w:cs="Arial"/>
          <w:lang w:val="en-GB"/>
        </w:rPr>
        <w:t>Reward crowdfunding contribution as planned behaviour: An extended</w:t>
      </w:r>
      <w:r>
        <w:rPr>
          <w:rFonts w:cs="Arial"/>
          <w:lang w:val="en-GB"/>
        </w:rPr>
        <w:t xml:space="preserve"> </w:t>
      </w:r>
      <w:r w:rsidRPr="000F4D14">
        <w:rPr>
          <w:rFonts w:cs="Arial"/>
          <w:lang w:val="en-GB"/>
        </w:rPr>
        <w:t>framework</w:t>
      </w:r>
      <w:r>
        <w:rPr>
          <w:rFonts w:cs="Arial"/>
          <w:lang w:val="en-GB"/>
        </w:rPr>
        <w:t>”. In: Journal of Business Research, 103, 2019, S. 56-70</w:t>
      </w:r>
      <w:r w:rsidRPr="000F4D14">
        <w:rPr>
          <w:rFonts w:cs="Arial"/>
          <w:lang w:val="en-GB"/>
        </w:rPr>
        <w:t xml:space="preserve"> </w:t>
      </w:r>
      <w:r w:rsidRPr="00120041">
        <w:rPr>
          <w:rFonts w:cs="Arial"/>
          <w:lang w:val="en-GB"/>
        </w:rPr>
        <w:t>(</w:t>
      </w:r>
      <w:proofErr w:type="spellStart"/>
      <w:r w:rsidRPr="00120041">
        <w:rPr>
          <w:rFonts w:cs="Arial"/>
          <w:lang w:val="en-GB"/>
        </w:rPr>
        <w:t>zitiert</w:t>
      </w:r>
      <w:proofErr w:type="spellEnd"/>
      <w:r w:rsidRPr="00120041">
        <w:rPr>
          <w:rFonts w:cs="Arial"/>
          <w:lang w:val="en-GB"/>
        </w:rPr>
        <w:t xml:space="preserve"> </w:t>
      </w:r>
      <w:proofErr w:type="spellStart"/>
      <w:r w:rsidRPr="00120041">
        <w:rPr>
          <w:rFonts w:cs="Arial"/>
          <w:lang w:val="en-GB"/>
        </w:rPr>
        <w:t>als</w:t>
      </w:r>
      <w:proofErr w:type="spellEnd"/>
      <w:r w:rsidRPr="00120041">
        <w:rPr>
          <w:rFonts w:cs="Arial"/>
          <w:lang w:val="en-GB"/>
        </w:rPr>
        <w:t xml:space="preserve">: </w:t>
      </w:r>
      <w:proofErr w:type="spellStart"/>
      <w:r w:rsidRPr="00120041">
        <w:rPr>
          <w:rFonts w:cs="Arial"/>
          <w:lang w:val="en-GB"/>
        </w:rPr>
        <w:t>Shneor</w:t>
      </w:r>
      <w:proofErr w:type="spellEnd"/>
      <w:r w:rsidRPr="00120041">
        <w:rPr>
          <w:rFonts w:cs="Arial"/>
          <w:lang w:val="en-GB"/>
        </w:rPr>
        <w:t xml:space="preserve"> u</w:t>
      </w:r>
      <w:r w:rsidRPr="000F4D14">
        <w:rPr>
          <w:rFonts w:cs="Arial"/>
          <w:lang w:val="en-GB"/>
        </w:rPr>
        <w:t xml:space="preserve">nd </w:t>
      </w:r>
      <w:proofErr w:type="spellStart"/>
      <w:r w:rsidRPr="000F4D14">
        <w:rPr>
          <w:rFonts w:cs="Arial"/>
          <w:lang w:val="en-GB"/>
        </w:rPr>
        <w:t>Munim</w:t>
      </w:r>
      <w:proofErr w:type="spellEnd"/>
      <w:r w:rsidRPr="000F4D14">
        <w:rPr>
          <w:rFonts w:cs="Arial"/>
          <w:lang w:val="en-GB"/>
        </w:rPr>
        <w:t xml:space="preserve"> 2019, S.).</w:t>
      </w:r>
    </w:p>
    <w:p w14:paraId="5AB98D30" w14:textId="77777777" w:rsidR="000C2DC2" w:rsidRDefault="000C2DC2" w:rsidP="000C2DC2">
      <w:pPr>
        <w:rPr>
          <w:lang w:val="da-DK"/>
        </w:rPr>
      </w:pPr>
      <w:proofErr w:type="spellStart"/>
      <w:r w:rsidRPr="002A5874">
        <w:rPr>
          <w:rFonts w:cs="Arial"/>
          <w:lang w:val="de-CH"/>
        </w:rPr>
        <w:t>Thielsch</w:t>
      </w:r>
      <w:proofErr w:type="spellEnd"/>
      <w:r w:rsidRPr="002A5874">
        <w:rPr>
          <w:rFonts w:cs="Arial"/>
          <w:lang w:val="de-CH"/>
        </w:rPr>
        <w:t>,</w:t>
      </w:r>
      <w:r>
        <w:rPr>
          <w:rFonts w:cs="Arial"/>
          <w:lang w:val="de-CH"/>
        </w:rPr>
        <w:t xml:space="preserve"> </w:t>
      </w:r>
      <w:proofErr w:type="spellStart"/>
      <w:r>
        <w:rPr>
          <w:rFonts w:cs="Arial"/>
          <w:lang w:val="de-CH"/>
        </w:rPr>
        <w:t>Meinald</w:t>
      </w:r>
      <w:proofErr w:type="spellEnd"/>
      <w:r>
        <w:rPr>
          <w:rFonts w:cs="Arial"/>
          <w:lang w:val="de-CH"/>
        </w:rPr>
        <w:t xml:space="preserve"> T.; </w:t>
      </w:r>
      <w:proofErr w:type="spellStart"/>
      <w:r w:rsidRPr="002A5874">
        <w:rPr>
          <w:rFonts w:cs="Arial"/>
          <w:lang w:val="de-CH"/>
        </w:rPr>
        <w:t>Lenzner</w:t>
      </w:r>
      <w:proofErr w:type="spellEnd"/>
      <w:r>
        <w:rPr>
          <w:rFonts w:cs="Arial"/>
          <w:lang w:val="de-CH"/>
        </w:rPr>
        <w:t xml:space="preserve">, </w:t>
      </w:r>
      <w:r w:rsidRPr="002A5874">
        <w:rPr>
          <w:rFonts w:cs="Arial"/>
          <w:lang w:val="de-CH"/>
        </w:rPr>
        <w:t xml:space="preserve">Timo </w:t>
      </w:r>
      <w:r>
        <w:rPr>
          <w:rFonts w:cs="Arial"/>
          <w:lang w:val="de-CH"/>
        </w:rPr>
        <w:t>und</w:t>
      </w:r>
      <w:r w:rsidRPr="002A5874">
        <w:rPr>
          <w:rFonts w:cs="Arial"/>
          <w:lang w:val="de-CH"/>
        </w:rPr>
        <w:t xml:space="preserve"> Melles</w:t>
      </w:r>
      <w:r>
        <w:rPr>
          <w:rFonts w:cs="Arial"/>
          <w:lang w:val="de-CH"/>
        </w:rPr>
        <w:t xml:space="preserve">, </w:t>
      </w:r>
      <w:r w:rsidRPr="002A5874">
        <w:rPr>
          <w:rFonts w:cs="Arial"/>
          <w:lang w:val="de-CH"/>
        </w:rPr>
        <w:t>Torsten</w:t>
      </w:r>
      <w:r>
        <w:rPr>
          <w:rFonts w:cs="Arial"/>
          <w:lang w:val="de-CH"/>
        </w:rPr>
        <w:t xml:space="preserve"> (2012): </w:t>
      </w:r>
      <w:r w:rsidRPr="000F4D14">
        <w:rPr>
          <w:rFonts w:cs="Arial"/>
          <w:lang w:val="de-CH"/>
        </w:rPr>
        <w:t>“</w:t>
      </w:r>
      <w:r w:rsidRPr="002A5874">
        <w:rPr>
          <w:rFonts w:cs="Arial"/>
          <w:lang w:val="de-CH"/>
        </w:rPr>
        <w:t>Wie gestalte ich gute Items</w:t>
      </w:r>
      <w:r>
        <w:rPr>
          <w:rFonts w:cs="Arial"/>
          <w:lang w:val="de-CH"/>
        </w:rPr>
        <w:t xml:space="preserve"> </w:t>
      </w:r>
      <w:r w:rsidRPr="002A5874">
        <w:rPr>
          <w:rFonts w:cs="Arial"/>
          <w:lang w:val="de-CH"/>
        </w:rPr>
        <w:t>und Interviewfragen?</w:t>
      </w:r>
      <w:r w:rsidRPr="000F4D14">
        <w:rPr>
          <w:rFonts w:cs="Arial"/>
          <w:lang w:val="de-CH"/>
        </w:rPr>
        <w:t>“</w:t>
      </w:r>
      <w:r w:rsidRPr="002A5874">
        <w:rPr>
          <w:rFonts w:cs="Arial"/>
          <w:lang w:val="de-CH"/>
        </w:rPr>
        <w:t xml:space="preserve"> </w:t>
      </w:r>
      <w:r>
        <w:rPr>
          <w:rFonts w:cs="Arial"/>
          <w:lang w:val="de-CH"/>
        </w:rPr>
        <w:t xml:space="preserve">In M. T. </w:t>
      </w:r>
      <w:proofErr w:type="spellStart"/>
      <w:r>
        <w:rPr>
          <w:rFonts w:cs="Arial"/>
          <w:lang w:val="de-CH"/>
        </w:rPr>
        <w:t>Thielsch</w:t>
      </w:r>
      <w:proofErr w:type="spellEnd"/>
      <w:r>
        <w:rPr>
          <w:rFonts w:cs="Arial"/>
          <w:lang w:val="de-CH"/>
        </w:rPr>
        <w:t xml:space="preserve"> </w:t>
      </w:r>
      <w:r w:rsidRPr="002A5874">
        <w:rPr>
          <w:rFonts w:cs="Arial"/>
          <w:lang w:val="de-CH"/>
        </w:rPr>
        <w:t>&amp; T. Brandenburg (Hrsg.), Praxis der Wirtschaftspsychologie. Bd. II, Themen und Fallbeispiele für Studium</w:t>
      </w:r>
      <w:r>
        <w:rPr>
          <w:rFonts w:cs="Arial"/>
          <w:lang w:val="de-CH"/>
        </w:rPr>
        <w:t xml:space="preserve"> </w:t>
      </w:r>
      <w:r w:rsidRPr="002A5874">
        <w:rPr>
          <w:rFonts w:cs="Arial"/>
          <w:lang w:val="de-CH"/>
        </w:rPr>
        <w:t xml:space="preserve">und Anwendung </w:t>
      </w:r>
      <w:r w:rsidRPr="002A5874">
        <w:rPr>
          <w:rFonts w:cs="Arial"/>
          <w:lang w:val="de-CH"/>
        </w:rPr>
        <w:lastRenderedPageBreak/>
        <w:t xml:space="preserve">(S. 221-240). Münster: </w:t>
      </w:r>
      <w:proofErr w:type="spellStart"/>
      <w:r w:rsidRPr="002A5874">
        <w:rPr>
          <w:rFonts w:cs="Arial"/>
          <w:lang w:val="de-CH"/>
        </w:rPr>
        <w:t>Monsenstein</w:t>
      </w:r>
      <w:proofErr w:type="spellEnd"/>
      <w:r w:rsidRPr="002A5874">
        <w:rPr>
          <w:rFonts w:cs="Arial"/>
          <w:lang w:val="de-CH"/>
        </w:rPr>
        <w:t xml:space="preserve"> u. </w:t>
      </w:r>
      <w:proofErr w:type="spellStart"/>
      <w:r w:rsidRPr="002A5874">
        <w:rPr>
          <w:rFonts w:cs="Arial"/>
          <w:lang w:val="de-CH"/>
        </w:rPr>
        <w:t>Vannerdat</w:t>
      </w:r>
      <w:proofErr w:type="spellEnd"/>
      <w:r w:rsidRPr="002A5874">
        <w:rPr>
          <w:rFonts w:cs="Arial"/>
          <w:lang w:val="de-CH"/>
        </w:rPr>
        <w:t xml:space="preserve">. </w:t>
      </w:r>
      <w:hyperlink r:id="rId23" w:history="1">
        <w:r w:rsidRPr="00AF181B">
          <w:rPr>
            <w:rStyle w:val="Hyperlink"/>
            <w:rFonts w:cs="Arial"/>
            <w:lang w:val="de-CH"/>
          </w:rPr>
          <w:t>https://nbn-resolving.org/urn:nbn:de:0168-ssoar-464632</w:t>
        </w:r>
      </w:hyperlink>
      <w:r>
        <w:rPr>
          <w:rFonts w:cs="Arial"/>
          <w:lang w:val="de-CH"/>
        </w:rPr>
        <w:t xml:space="preserve"> </w:t>
      </w:r>
      <w:r w:rsidRPr="002A5874">
        <w:rPr>
          <w:rFonts w:cs="Arial"/>
          <w:lang w:val="de-CH"/>
        </w:rPr>
        <w:t>(</w:t>
      </w:r>
      <w:r w:rsidRPr="000F4D14">
        <w:rPr>
          <w:rFonts w:cs="Arial"/>
          <w:lang w:val="de-CH"/>
        </w:rPr>
        <w:t xml:space="preserve">zitiert als: </w:t>
      </w:r>
      <w:proofErr w:type="spellStart"/>
      <w:r>
        <w:rPr>
          <w:lang w:val="da-DK"/>
        </w:rPr>
        <w:t>Thielsch</w:t>
      </w:r>
      <w:proofErr w:type="spellEnd"/>
      <w:r>
        <w:rPr>
          <w:lang w:val="da-DK"/>
        </w:rPr>
        <w:t xml:space="preserve"> 2012, S.).</w:t>
      </w:r>
    </w:p>
    <w:p w14:paraId="1B6A5A02" w14:textId="77777777" w:rsidR="000C2DC2" w:rsidRPr="009421BD" w:rsidRDefault="000C2DC2" w:rsidP="000C2DC2">
      <w:pPr>
        <w:rPr>
          <w:rFonts w:cs="Arial"/>
          <w:lang w:val="en-GB"/>
        </w:rPr>
      </w:pPr>
      <w:r w:rsidRPr="009421BD">
        <w:rPr>
          <w:rFonts w:cs="Arial"/>
          <w:lang w:val="en-GB"/>
        </w:rPr>
        <w:t>Vallerand, Robert J. (1997): “Toward a hierarchical model of intrinsic and extrinsic motivation”</w:t>
      </w:r>
      <w:r>
        <w:rPr>
          <w:rFonts w:cs="Arial"/>
          <w:lang w:val="en-GB"/>
        </w:rPr>
        <w:t>. I</w:t>
      </w:r>
      <w:r w:rsidRPr="00597B54">
        <w:rPr>
          <w:rFonts w:cs="Arial"/>
          <w:lang w:val="en-GB"/>
        </w:rPr>
        <w:t>n Advances in Experimental Social Psychology</w:t>
      </w:r>
      <w:r w:rsidRPr="009421BD">
        <w:rPr>
          <w:rFonts w:cs="Arial"/>
          <w:lang w:val="en-GB"/>
        </w:rPr>
        <w:t xml:space="preserve"> edited by Mark P. Zanna, S. 271- 360, (</w:t>
      </w:r>
      <w:proofErr w:type="spellStart"/>
      <w:r w:rsidRPr="009421BD">
        <w:rPr>
          <w:rFonts w:cs="Arial"/>
          <w:lang w:val="en-GB"/>
        </w:rPr>
        <w:t>zitiert</w:t>
      </w:r>
      <w:proofErr w:type="spellEnd"/>
      <w:r w:rsidRPr="009421BD">
        <w:rPr>
          <w:rFonts w:cs="Arial"/>
          <w:lang w:val="en-GB"/>
        </w:rPr>
        <w:t xml:space="preserve"> </w:t>
      </w:r>
      <w:proofErr w:type="spellStart"/>
      <w:r w:rsidRPr="009421BD">
        <w:rPr>
          <w:rFonts w:cs="Arial"/>
          <w:lang w:val="en-GB"/>
        </w:rPr>
        <w:t>als</w:t>
      </w:r>
      <w:proofErr w:type="spellEnd"/>
      <w:r w:rsidRPr="009421BD">
        <w:rPr>
          <w:rFonts w:cs="Arial"/>
          <w:lang w:val="en-GB"/>
        </w:rPr>
        <w:t xml:space="preserve">: </w:t>
      </w:r>
      <w:r w:rsidRPr="00597B54">
        <w:rPr>
          <w:rFonts w:cs="Arial"/>
          <w:lang w:val="en-GB"/>
        </w:rPr>
        <w:t>Vallerand, 1997, S.).</w:t>
      </w:r>
    </w:p>
    <w:p w14:paraId="5A0BC3F6" w14:textId="77777777" w:rsidR="000C2DC2" w:rsidRDefault="000C2DC2" w:rsidP="000C2DC2">
      <w:pPr>
        <w:rPr>
          <w:rFonts w:cs="Arial"/>
          <w:lang w:val="da-DK"/>
        </w:rPr>
      </w:pPr>
      <w:r w:rsidRPr="00597B54">
        <w:rPr>
          <w:rFonts w:cs="Arial"/>
          <w:lang w:val="en-GB"/>
        </w:rPr>
        <w:t xml:space="preserve">Wang, </w:t>
      </w:r>
      <w:r>
        <w:rPr>
          <w:rFonts w:cs="Arial"/>
          <w:lang w:val="en-GB"/>
        </w:rPr>
        <w:t xml:space="preserve">Cheng Lu; Ye, Li Richard; Zhang, Yue; Nguyen, </w:t>
      </w:r>
      <w:proofErr w:type="spellStart"/>
      <w:r>
        <w:rPr>
          <w:rFonts w:cs="Arial"/>
          <w:lang w:val="en-GB"/>
        </w:rPr>
        <w:t>Dat</w:t>
      </w:r>
      <w:proofErr w:type="spellEnd"/>
      <w:r>
        <w:rPr>
          <w:rFonts w:cs="Arial"/>
          <w:lang w:val="en-GB"/>
        </w:rPr>
        <w:t>-Dao</w:t>
      </w:r>
      <w:r w:rsidRPr="00597B54">
        <w:rPr>
          <w:rFonts w:cs="Arial"/>
          <w:lang w:val="en-GB"/>
        </w:rPr>
        <w:t xml:space="preserve"> (2005): “</w:t>
      </w:r>
      <w:r w:rsidRPr="00684CFE">
        <w:rPr>
          <w:rFonts w:cs="Arial"/>
          <w:lang w:val="en-GB"/>
        </w:rPr>
        <w:t>S</w:t>
      </w:r>
      <w:r>
        <w:rPr>
          <w:rFonts w:cs="Arial"/>
          <w:lang w:val="en-GB"/>
        </w:rPr>
        <w:t xml:space="preserve">ubscription to Fee-Based online Services: </w:t>
      </w:r>
      <w:r w:rsidRPr="00684CFE">
        <w:rPr>
          <w:rFonts w:cs="Arial"/>
          <w:lang w:val="en-GB"/>
        </w:rPr>
        <w:t>W</w:t>
      </w:r>
      <w:r>
        <w:rPr>
          <w:rFonts w:cs="Arial"/>
          <w:lang w:val="en-GB"/>
        </w:rPr>
        <w:t>hat makes consumer pay for online content</w:t>
      </w:r>
      <w:r w:rsidRPr="00684CFE">
        <w:rPr>
          <w:rFonts w:cs="Arial"/>
          <w:lang w:val="en-GB"/>
        </w:rPr>
        <w:t>?</w:t>
      </w:r>
      <w:r w:rsidRPr="00597B54">
        <w:rPr>
          <w:rFonts w:cs="Arial"/>
          <w:lang w:val="en-GB"/>
        </w:rPr>
        <w:t>”</w:t>
      </w:r>
      <w:r>
        <w:rPr>
          <w:rFonts w:cs="Arial"/>
          <w:lang w:val="en-GB"/>
        </w:rPr>
        <w:t xml:space="preserve">. </w:t>
      </w:r>
      <w:r w:rsidRPr="00120041">
        <w:rPr>
          <w:rFonts w:cs="Arial"/>
          <w:lang w:val="en-GB"/>
        </w:rPr>
        <w:t xml:space="preserve">In: </w:t>
      </w:r>
      <w:r w:rsidRPr="000F4D14">
        <w:rPr>
          <w:lang w:val="en-GB"/>
        </w:rPr>
        <w:t xml:space="preserve">Journal of Electronic Commerce Research, VOL 6, NO.4, 2005, </w:t>
      </w:r>
      <w:r>
        <w:rPr>
          <w:lang w:val="en-GB"/>
        </w:rPr>
        <w:t xml:space="preserve">S.304-311 </w:t>
      </w:r>
      <w:r w:rsidRPr="00120041">
        <w:rPr>
          <w:rFonts w:cs="Arial"/>
          <w:lang w:val="en-GB"/>
        </w:rPr>
        <w:t>(</w:t>
      </w:r>
      <w:proofErr w:type="spellStart"/>
      <w:r w:rsidRPr="00120041">
        <w:rPr>
          <w:rFonts w:cs="Arial"/>
          <w:lang w:val="en-GB"/>
        </w:rPr>
        <w:t>zitiert</w:t>
      </w:r>
      <w:proofErr w:type="spellEnd"/>
      <w:r w:rsidRPr="00120041">
        <w:rPr>
          <w:rFonts w:cs="Arial"/>
          <w:lang w:val="en-GB"/>
        </w:rPr>
        <w:t xml:space="preserve"> </w:t>
      </w:r>
      <w:proofErr w:type="spellStart"/>
      <w:r w:rsidRPr="00120041">
        <w:rPr>
          <w:rFonts w:cs="Arial"/>
          <w:lang w:val="en-GB"/>
        </w:rPr>
        <w:t>als</w:t>
      </w:r>
      <w:proofErr w:type="spellEnd"/>
      <w:r w:rsidRPr="00120041">
        <w:rPr>
          <w:rFonts w:cs="Arial"/>
          <w:lang w:val="en-GB"/>
        </w:rPr>
        <w:t xml:space="preserve">: </w:t>
      </w:r>
      <w:r w:rsidRPr="00597B54">
        <w:rPr>
          <w:rFonts w:cs="Arial"/>
          <w:lang w:val="da-DK"/>
        </w:rPr>
        <w:t>Wang et al. 2005, S.)</w:t>
      </w:r>
    </w:p>
    <w:p w14:paraId="106987EA" w14:textId="77777777" w:rsidR="000C2DC2" w:rsidRDefault="000C2DC2" w:rsidP="000C2DC2">
      <w:pPr>
        <w:rPr>
          <w:rFonts w:cs="Arial"/>
          <w:lang w:val="da-DK"/>
        </w:rPr>
      </w:pPr>
      <w:proofErr w:type="spellStart"/>
      <w:r>
        <w:rPr>
          <w:rFonts w:cs="Arial"/>
          <w:lang w:val="da-DK"/>
        </w:rPr>
        <w:t>Wieruch</w:t>
      </w:r>
      <w:proofErr w:type="spellEnd"/>
      <w:r>
        <w:rPr>
          <w:rFonts w:cs="Arial"/>
          <w:lang w:val="da-DK"/>
        </w:rPr>
        <w:t xml:space="preserve">, Robin ”The Road to </w:t>
      </w:r>
      <w:proofErr w:type="spellStart"/>
      <w:r>
        <w:rPr>
          <w:rFonts w:cs="Arial"/>
          <w:lang w:val="da-DK"/>
        </w:rPr>
        <w:t>learn</w:t>
      </w:r>
      <w:proofErr w:type="spellEnd"/>
      <w:r>
        <w:rPr>
          <w:rFonts w:cs="Arial"/>
          <w:lang w:val="da-DK"/>
        </w:rPr>
        <w:t xml:space="preserve"> </w:t>
      </w:r>
      <w:proofErr w:type="spellStart"/>
      <w:r>
        <w:rPr>
          <w:rFonts w:cs="Arial"/>
          <w:lang w:val="da-DK"/>
        </w:rPr>
        <w:t>React</w:t>
      </w:r>
      <w:proofErr w:type="spellEnd"/>
      <w:r>
        <w:rPr>
          <w:rFonts w:cs="Arial"/>
          <w:lang w:val="da-DK"/>
        </w:rPr>
        <w:t>:</w:t>
      </w:r>
      <w:r w:rsidRPr="000F4D14">
        <w:rPr>
          <w:lang w:val="en-GB"/>
        </w:rPr>
        <w:t xml:space="preserve"> </w:t>
      </w:r>
      <w:proofErr w:type="spellStart"/>
      <w:r w:rsidRPr="00D800BB">
        <w:rPr>
          <w:rFonts w:cs="Arial"/>
          <w:lang w:val="da-DK"/>
        </w:rPr>
        <w:t>Your</w:t>
      </w:r>
      <w:proofErr w:type="spellEnd"/>
      <w:r w:rsidRPr="00D800BB">
        <w:rPr>
          <w:rFonts w:cs="Arial"/>
          <w:lang w:val="da-DK"/>
        </w:rPr>
        <w:t xml:space="preserve"> </w:t>
      </w:r>
      <w:proofErr w:type="spellStart"/>
      <w:r w:rsidRPr="00D800BB">
        <w:rPr>
          <w:rFonts w:cs="Arial"/>
          <w:lang w:val="da-DK"/>
        </w:rPr>
        <w:t>journey</w:t>
      </w:r>
      <w:proofErr w:type="spellEnd"/>
      <w:r w:rsidRPr="00D800BB">
        <w:rPr>
          <w:rFonts w:cs="Arial"/>
          <w:lang w:val="da-DK"/>
        </w:rPr>
        <w:t xml:space="preserve"> to master </w:t>
      </w:r>
      <w:proofErr w:type="spellStart"/>
      <w:r w:rsidRPr="00D800BB">
        <w:rPr>
          <w:rFonts w:cs="Arial"/>
          <w:lang w:val="da-DK"/>
        </w:rPr>
        <w:t>plain</w:t>
      </w:r>
      <w:proofErr w:type="spellEnd"/>
      <w:r w:rsidRPr="00D800BB">
        <w:rPr>
          <w:rFonts w:cs="Arial"/>
          <w:lang w:val="da-DK"/>
        </w:rPr>
        <w:t xml:space="preserve"> </w:t>
      </w:r>
      <w:proofErr w:type="spellStart"/>
      <w:r w:rsidRPr="00D800BB">
        <w:rPr>
          <w:rFonts w:cs="Arial"/>
          <w:lang w:val="da-DK"/>
        </w:rPr>
        <w:t>yet</w:t>
      </w:r>
      <w:proofErr w:type="spellEnd"/>
      <w:r w:rsidRPr="00D800BB">
        <w:rPr>
          <w:rFonts w:cs="Arial"/>
          <w:lang w:val="da-DK"/>
        </w:rPr>
        <w:t xml:space="preserve"> </w:t>
      </w:r>
      <w:proofErr w:type="spellStart"/>
      <w:r w:rsidRPr="00D800BB">
        <w:rPr>
          <w:rFonts w:cs="Arial"/>
          <w:lang w:val="da-DK"/>
        </w:rPr>
        <w:t>pragmatic</w:t>
      </w:r>
      <w:proofErr w:type="spellEnd"/>
      <w:r w:rsidRPr="00D800BB">
        <w:rPr>
          <w:rFonts w:cs="Arial"/>
          <w:lang w:val="da-DK"/>
        </w:rPr>
        <w:t xml:space="preserve"> React.js</w:t>
      </w:r>
      <w:r>
        <w:rPr>
          <w:rFonts w:cs="Arial"/>
          <w:lang w:val="da-DK"/>
        </w:rPr>
        <w:t>”, 2018 (</w:t>
      </w:r>
      <w:proofErr w:type="spellStart"/>
      <w:r w:rsidRPr="00120041">
        <w:rPr>
          <w:rFonts w:cs="Arial"/>
          <w:lang w:val="en-GB"/>
        </w:rPr>
        <w:t>zitiert</w:t>
      </w:r>
      <w:proofErr w:type="spellEnd"/>
      <w:r w:rsidRPr="00120041">
        <w:rPr>
          <w:rFonts w:cs="Arial"/>
          <w:lang w:val="en-GB"/>
        </w:rPr>
        <w:t xml:space="preserve"> </w:t>
      </w:r>
      <w:proofErr w:type="spellStart"/>
      <w:r w:rsidRPr="00120041">
        <w:rPr>
          <w:rFonts w:cs="Arial"/>
          <w:lang w:val="en-GB"/>
        </w:rPr>
        <w:t>als</w:t>
      </w:r>
      <w:proofErr w:type="spellEnd"/>
      <w:r w:rsidRPr="00120041">
        <w:rPr>
          <w:rFonts w:cs="Arial"/>
          <w:lang w:val="en-GB"/>
        </w:rPr>
        <w:t xml:space="preserve">: </w:t>
      </w:r>
      <w:proofErr w:type="spellStart"/>
      <w:r w:rsidRPr="000F4D14">
        <w:rPr>
          <w:lang w:val="en-GB"/>
        </w:rPr>
        <w:t>Wieruch</w:t>
      </w:r>
      <w:proofErr w:type="spellEnd"/>
      <w:r w:rsidRPr="000F4D14">
        <w:rPr>
          <w:lang w:val="en-GB"/>
        </w:rPr>
        <w:t xml:space="preserve"> 2018, S.).</w:t>
      </w:r>
    </w:p>
    <w:p w14:paraId="3B8FE3CA" w14:textId="77777777" w:rsidR="000C2DC2" w:rsidRPr="00CE2EE3" w:rsidRDefault="000C2DC2" w:rsidP="000C2DC2">
      <w:pPr>
        <w:rPr>
          <w:rFonts w:cs="Arial"/>
          <w:lang w:val="en-GB"/>
        </w:rPr>
      </w:pPr>
      <w:proofErr w:type="spellStart"/>
      <w:r w:rsidRPr="00EE1531">
        <w:rPr>
          <w:rFonts w:cs="Arial"/>
          <w:lang w:val="da-DK"/>
        </w:rPr>
        <w:t>Wohn</w:t>
      </w:r>
      <w:proofErr w:type="spellEnd"/>
      <w:r w:rsidRPr="00EE1531">
        <w:rPr>
          <w:rFonts w:cs="Arial"/>
          <w:lang w:val="da-DK"/>
        </w:rPr>
        <w:t xml:space="preserve">, </w:t>
      </w:r>
      <w:proofErr w:type="spellStart"/>
      <w:r w:rsidRPr="00EE1531">
        <w:rPr>
          <w:rFonts w:cs="Arial"/>
          <w:lang w:val="da-DK"/>
        </w:rPr>
        <w:t>Donghee</w:t>
      </w:r>
      <w:proofErr w:type="spellEnd"/>
      <w:r w:rsidRPr="00EE1531">
        <w:rPr>
          <w:rFonts w:cs="Arial"/>
          <w:lang w:val="da-DK"/>
        </w:rPr>
        <w:t xml:space="preserve"> </w:t>
      </w:r>
      <w:proofErr w:type="gramStart"/>
      <w:r w:rsidRPr="00EE1531">
        <w:rPr>
          <w:rFonts w:cs="Arial"/>
          <w:lang w:val="da-DK"/>
        </w:rPr>
        <w:t>Yvette</w:t>
      </w:r>
      <w:r>
        <w:rPr>
          <w:rFonts w:cs="Arial"/>
          <w:lang w:val="da-DK"/>
        </w:rPr>
        <w:t xml:space="preserve"> ;</w:t>
      </w:r>
      <w:proofErr w:type="gramEnd"/>
      <w:r>
        <w:rPr>
          <w:rFonts w:cs="Arial"/>
          <w:lang w:val="da-DK"/>
        </w:rPr>
        <w:t xml:space="preserve"> </w:t>
      </w:r>
      <w:proofErr w:type="spellStart"/>
      <w:r w:rsidRPr="00EE1531">
        <w:rPr>
          <w:rFonts w:cs="Arial"/>
          <w:lang w:val="da-DK"/>
        </w:rPr>
        <w:t>Jough</w:t>
      </w:r>
      <w:proofErr w:type="spellEnd"/>
      <w:r w:rsidRPr="00EE1531">
        <w:rPr>
          <w:rFonts w:cs="Arial"/>
          <w:lang w:val="da-DK"/>
        </w:rPr>
        <w:t>, Peter</w:t>
      </w:r>
      <w:r>
        <w:rPr>
          <w:rFonts w:cs="Arial"/>
          <w:lang w:val="da-DK"/>
        </w:rPr>
        <w:t xml:space="preserve">; </w:t>
      </w:r>
      <w:proofErr w:type="spellStart"/>
      <w:r w:rsidRPr="00EE1531">
        <w:rPr>
          <w:rFonts w:cs="Arial"/>
          <w:lang w:val="da-DK"/>
        </w:rPr>
        <w:t>Eskander</w:t>
      </w:r>
      <w:proofErr w:type="spellEnd"/>
      <w:r w:rsidRPr="00EE1531">
        <w:rPr>
          <w:rFonts w:cs="Arial"/>
          <w:lang w:val="da-DK"/>
        </w:rPr>
        <w:t>, Peter</w:t>
      </w:r>
      <w:r>
        <w:rPr>
          <w:rFonts w:cs="Arial"/>
          <w:lang w:val="da-DK"/>
        </w:rPr>
        <w:t xml:space="preserve">; </w:t>
      </w:r>
      <w:r w:rsidRPr="00EE1531">
        <w:rPr>
          <w:rFonts w:cs="Arial"/>
          <w:lang w:val="da-DK"/>
        </w:rPr>
        <w:t>Siri, John</w:t>
      </w:r>
      <w:r>
        <w:rPr>
          <w:rFonts w:cs="Arial"/>
          <w:lang w:val="da-DK"/>
        </w:rPr>
        <w:t xml:space="preserve"> Scott; </w:t>
      </w:r>
      <w:proofErr w:type="spellStart"/>
      <w:r w:rsidRPr="00EE1531">
        <w:rPr>
          <w:rFonts w:cs="Arial"/>
          <w:lang w:val="da-DK"/>
        </w:rPr>
        <w:t>Shimobayashi</w:t>
      </w:r>
      <w:proofErr w:type="spellEnd"/>
      <w:r w:rsidRPr="00EE1531">
        <w:rPr>
          <w:rFonts w:cs="Arial"/>
          <w:lang w:val="da-DK"/>
        </w:rPr>
        <w:t>,</w:t>
      </w:r>
      <w:r>
        <w:rPr>
          <w:rFonts w:cs="Arial"/>
          <w:lang w:val="da-DK"/>
        </w:rPr>
        <w:t xml:space="preserve"> </w:t>
      </w:r>
      <w:proofErr w:type="spellStart"/>
      <w:r w:rsidRPr="00EE1531">
        <w:rPr>
          <w:rFonts w:cs="Arial"/>
          <w:lang w:val="da-DK"/>
        </w:rPr>
        <w:t>Masaho</w:t>
      </w:r>
      <w:proofErr w:type="spellEnd"/>
      <w:r>
        <w:rPr>
          <w:rFonts w:cs="Arial"/>
          <w:lang w:val="da-DK"/>
        </w:rPr>
        <w:t xml:space="preserve">; </w:t>
      </w:r>
      <w:proofErr w:type="spellStart"/>
      <w:r w:rsidRPr="00EE1531">
        <w:rPr>
          <w:rFonts w:cs="Arial"/>
          <w:lang w:val="da-DK"/>
        </w:rPr>
        <w:t>Desai</w:t>
      </w:r>
      <w:proofErr w:type="spellEnd"/>
      <w:r>
        <w:rPr>
          <w:rFonts w:cs="Arial"/>
          <w:lang w:val="da-DK"/>
        </w:rPr>
        <w:t xml:space="preserve">, </w:t>
      </w:r>
      <w:proofErr w:type="spellStart"/>
      <w:r w:rsidRPr="00EE1531">
        <w:rPr>
          <w:rFonts w:cs="Arial"/>
          <w:lang w:val="da-DK"/>
        </w:rPr>
        <w:t>Pradnya</w:t>
      </w:r>
      <w:proofErr w:type="spellEnd"/>
      <w:r>
        <w:rPr>
          <w:rFonts w:cs="Arial"/>
          <w:lang w:val="da-DK"/>
        </w:rPr>
        <w:t xml:space="preserve"> (2019): </w:t>
      </w:r>
      <w:r w:rsidRPr="00597B54">
        <w:rPr>
          <w:rFonts w:cs="Arial"/>
          <w:lang w:val="en-GB"/>
        </w:rPr>
        <w:t>“</w:t>
      </w:r>
      <w:r w:rsidRPr="00EE1531">
        <w:rPr>
          <w:rFonts w:cs="Arial"/>
          <w:lang w:val="en-GB"/>
        </w:rPr>
        <w:t>Understanding Digital Patronage: Why Do People Subscribe</w:t>
      </w:r>
      <w:r>
        <w:rPr>
          <w:rFonts w:cs="Arial"/>
          <w:lang w:val="en-GB"/>
        </w:rPr>
        <w:t xml:space="preserve"> </w:t>
      </w:r>
      <w:r w:rsidRPr="00EE1531">
        <w:rPr>
          <w:rFonts w:cs="Arial"/>
          <w:lang w:val="en-GB"/>
        </w:rPr>
        <w:t>to Streamers on Twitch?</w:t>
      </w:r>
      <w:r>
        <w:rPr>
          <w:rFonts w:cs="Arial"/>
          <w:lang w:val="en-GB"/>
        </w:rPr>
        <w:t xml:space="preserve">” In: </w:t>
      </w:r>
      <w:r w:rsidRPr="000F4D14">
        <w:rPr>
          <w:rFonts w:cs="Arial"/>
          <w:lang w:val="en-GB"/>
        </w:rPr>
        <w:t>Streaming and the Crowd</w:t>
      </w:r>
      <w:r>
        <w:rPr>
          <w:rFonts w:cs="Arial"/>
          <w:lang w:val="en-GB"/>
        </w:rPr>
        <w:t>, Paper Session 2, 2019, S.99 - 110</w:t>
      </w:r>
      <w:r w:rsidRPr="00EE1531">
        <w:rPr>
          <w:rFonts w:cs="Arial"/>
          <w:lang w:val="da-DK"/>
        </w:rPr>
        <w:t xml:space="preserve"> </w:t>
      </w:r>
      <w:r>
        <w:rPr>
          <w:rFonts w:cs="Arial"/>
          <w:lang w:val="da-DK"/>
        </w:rPr>
        <w:t>(</w:t>
      </w:r>
      <w:proofErr w:type="spellStart"/>
      <w:r>
        <w:rPr>
          <w:rFonts w:cs="Arial"/>
          <w:lang w:val="da-DK"/>
        </w:rPr>
        <w:t>zitiert</w:t>
      </w:r>
      <w:proofErr w:type="spellEnd"/>
      <w:r>
        <w:rPr>
          <w:rFonts w:cs="Arial"/>
          <w:lang w:val="da-DK"/>
        </w:rPr>
        <w:t xml:space="preserve"> als: </w:t>
      </w:r>
      <w:proofErr w:type="spellStart"/>
      <w:r>
        <w:rPr>
          <w:rFonts w:cs="Arial"/>
          <w:lang w:val="da-DK"/>
        </w:rPr>
        <w:t>Wohn</w:t>
      </w:r>
      <w:proofErr w:type="spellEnd"/>
      <w:r>
        <w:rPr>
          <w:rFonts w:cs="Arial"/>
          <w:lang w:val="da-DK"/>
        </w:rPr>
        <w:t xml:space="preserve"> et al. 2019, S.).</w:t>
      </w:r>
    </w:p>
    <w:p w14:paraId="1A2296AD" w14:textId="77777777" w:rsidR="000C2DC2" w:rsidRPr="000F4D14" w:rsidRDefault="000C2DC2" w:rsidP="000C2DC2">
      <w:pPr>
        <w:rPr>
          <w:lang w:val="en-GB"/>
        </w:rPr>
      </w:pPr>
    </w:p>
    <w:p w14:paraId="2B120FF9" w14:textId="77777777" w:rsidR="000C2DC2" w:rsidRPr="00CF12B3" w:rsidRDefault="000C2DC2" w:rsidP="000C2DC2">
      <w:pPr>
        <w:spacing w:after="160" w:line="259" w:lineRule="auto"/>
        <w:jc w:val="left"/>
        <w:rPr>
          <w:rFonts w:asciiTheme="minorBidi" w:hAnsiTheme="minorBidi"/>
        </w:rPr>
        <w:sectPr w:rsidR="000C2DC2" w:rsidRPr="00CF12B3" w:rsidSect="00E6581B">
          <w:headerReference w:type="default" r:id="rId24"/>
          <w:type w:val="continuous"/>
          <w:pgSz w:w="11906" w:h="16838"/>
          <w:pgMar w:top="1417" w:right="1417" w:bottom="1134" w:left="1417" w:header="708" w:footer="708" w:gutter="0"/>
          <w:cols w:space="708"/>
          <w:docGrid w:linePitch="360"/>
        </w:sectPr>
      </w:pPr>
    </w:p>
    <w:p w14:paraId="14C14F58" w14:textId="0DFFFD09" w:rsidR="00173484" w:rsidRDefault="000C2DC2" w:rsidP="005920E9">
      <w:pPr>
        <w:pStyle w:val="berschrift1ohneNummer"/>
        <w:rPr>
          <w:lang w:val="en-GB"/>
        </w:rPr>
      </w:pPr>
      <w:bookmarkStart w:id="86" w:name="_Toc77703363"/>
      <w:proofErr w:type="spellStart"/>
      <w:r w:rsidRPr="000F4D14">
        <w:rPr>
          <w:lang w:val="en-GB"/>
        </w:rPr>
        <w:lastRenderedPageBreak/>
        <w:t>Anhang</w:t>
      </w:r>
      <w:bookmarkEnd w:id="86"/>
      <w:proofErr w:type="spellEnd"/>
      <w:r w:rsidR="00173484">
        <w:rPr>
          <w:lang w:val="en-GB"/>
        </w:rPr>
        <w:t xml:space="preserve"> </w:t>
      </w:r>
    </w:p>
    <w:p w14:paraId="309B06FB" w14:textId="68A27F09" w:rsidR="000C66D5" w:rsidRPr="006779A8" w:rsidRDefault="006779A8" w:rsidP="000C66D5">
      <w:pPr>
        <w:rPr>
          <w:b/>
          <w:bCs/>
          <w:lang w:val="en-GB"/>
        </w:rPr>
      </w:pPr>
      <w:proofErr w:type="spellStart"/>
      <w:r>
        <w:rPr>
          <w:b/>
          <w:bCs/>
          <w:lang w:val="en-GB"/>
        </w:rPr>
        <w:t>Anhang</w:t>
      </w:r>
      <w:proofErr w:type="spellEnd"/>
      <w:r>
        <w:rPr>
          <w:b/>
          <w:bCs/>
          <w:lang w:val="en-GB"/>
        </w:rPr>
        <w:t xml:space="preserve"> A – </w:t>
      </w:r>
      <w:proofErr w:type="spellStart"/>
      <w:r>
        <w:rPr>
          <w:b/>
          <w:bCs/>
          <w:lang w:val="en-GB"/>
        </w:rPr>
        <w:t>Pogrammierung</w:t>
      </w:r>
      <w:proofErr w:type="spellEnd"/>
      <w:r>
        <w:rPr>
          <w:b/>
          <w:bCs/>
          <w:lang w:val="en-GB"/>
        </w:rPr>
        <w:t xml:space="preserve"> in R </w:t>
      </w:r>
      <w:proofErr w:type="spellStart"/>
      <w:r>
        <w:rPr>
          <w:b/>
          <w:bCs/>
          <w:lang w:val="en-GB"/>
        </w:rPr>
        <w:t>Zur</w:t>
      </w:r>
      <w:proofErr w:type="spellEnd"/>
      <w:r>
        <w:rPr>
          <w:b/>
          <w:bCs/>
          <w:lang w:val="en-GB"/>
        </w:rPr>
        <w:t xml:space="preserve"> </w:t>
      </w:r>
      <w:proofErr w:type="spellStart"/>
      <w:r>
        <w:rPr>
          <w:b/>
          <w:bCs/>
          <w:lang w:val="en-GB"/>
        </w:rPr>
        <w:t>Entfernung</w:t>
      </w:r>
      <w:proofErr w:type="spellEnd"/>
      <w:r>
        <w:rPr>
          <w:b/>
          <w:bCs/>
          <w:lang w:val="en-GB"/>
        </w:rPr>
        <w:t xml:space="preserve"> der Outlier  </w:t>
      </w:r>
    </w:p>
    <w:tbl>
      <w:tblPr>
        <w:tblStyle w:val="Tabellenraster"/>
        <w:tblW w:w="0" w:type="auto"/>
        <w:tblLook w:val="04A0" w:firstRow="1" w:lastRow="0" w:firstColumn="1" w:lastColumn="0" w:noHBand="0" w:noVBand="1"/>
      </w:tblPr>
      <w:tblGrid>
        <w:gridCol w:w="439"/>
        <w:gridCol w:w="8623"/>
      </w:tblGrid>
      <w:tr w:rsidR="000C66D5" w:rsidRPr="0073385B" w14:paraId="2CD5BDC8" w14:textId="77777777" w:rsidTr="001967D1">
        <w:trPr>
          <w:trHeight w:val="12024"/>
        </w:trPr>
        <w:tc>
          <w:tcPr>
            <w:tcW w:w="439" w:type="dxa"/>
          </w:tcPr>
          <w:p w14:paraId="46035E41" w14:textId="084FB4AD"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1</w:t>
            </w:r>
          </w:p>
          <w:p w14:paraId="0A43B1C4" w14:textId="74D2F4BC"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2</w:t>
            </w:r>
          </w:p>
          <w:p w14:paraId="620770FC" w14:textId="5C03D0B9"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3</w:t>
            </w:r>
          </w:p>
          <w:p w14:paraId="52866A02" w14:textId="196B2FF0"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4</w:t>
            </w:r>
          </w:p>
          <w:p w14:paraId="099DAF3D" w14:textId="401ABECA"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5</w:t>
            </w:r>
          </w:p>
          <w:p w14:paraId="015868D7" w14:textId="5D16127D"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6</w:t>
            </w:r>
          </w:p>
          <w:p w14:paraId="37BAC3FE" w14:textId="32D02DB6"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7</w:t>
            </w:r>
          </w:p>
          <w:p w14:paraId="12FDB07C" w14:textId="777672F5"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8</w:t>
            </w:r>
          </w:p>
          <w:p w14:paraId="29682F62" w14:textId="16252B06"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9</w:t>
            </w:r>
          </w:p>
          <w:p w14:paraId="1CEE8E22"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10</w:t>
            </w:r>
          </w:p>
          <w:p w14:paraId="06CF656D"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11</w:t>
            </w:r>
          </w:p>
          <w:p w14:paraId="5D72CD7A"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12</w:t>
            </w:r>
          </w:p>
          <w:p w14:paraId="1841BB15"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13</w:t>
            </w:r>
          </w:p>
          <w:p w14:paraId="2CB2CE7A"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14</w:t>
            </w:r>
          </w:p>
          <w:p w14:paraId="62A7DA7C"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15</w:t>
            </w:r>
          </w:p>
          <w:p w14:paraId="5C75C1C7"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16</w:t>
            </w:r>
          </w:p>
          <w:p w14:paraId="2C97DD5D"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17</w:t>
            </w:r>
          </w:p>
          <w:p w14:paraId="59140C1B"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18</w:t>
            </w:r>
          </w:p>
          <w:p w14:paraId="7121410C"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19</w:t>
            </w:r>
          </w:p>
          <w:p w14:paraId="23C95003"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20</w:t>
            </w:r>
          </w:p>
          <w:p w14:paraId="7D0F573B"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21</w:t>
            </w:r>
          </w:p>
          <w:p w14:paraId="509271F6"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22</w:t>
            </w:r>
          </w:p>
          <w:p w14:paraId="1D2ACA34"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23</w:t>
            </w:r>
          </w:p>
          <w:p w14:paraId="0D9BEC95"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24</w:t>
            </w:r>
          </w:p>
          <w:p w14:paraId="31CFD2BE"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25</w:t>
            </w:r>
          </w:p>
          <w:p w14:paraId="0CD488DC"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26</w:t>
            </w:r>
          </w:p>
          <w:p w14:paraId="50931E7C"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27</w:t>
            </w:r>
          </w:p>
          <w:p w14:paraId="37056E96"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28</w:t>
            </w:r>
          </w:p>
          <w:p w14:paraId="66704DC7"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29</w:t>
            </w:r>
          </w:p>
          <w:p w14:paraId="7D64AA99"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30</w:t>
            </w:r>
          </w:p>
          <w:p w14:paraId="19F1B196"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31</w:t>
            </w:r>
          </w:p>
          <w:p w14:paraId="683680A9"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32</w:t>
            </w:r>
          </w:p>
          <w:p w14:paraId="0DF2C3F1"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33</w:t>
            </w:r>
          </w:p>
          <w:p w14:paraId="3553A149"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34</w:t>
            </w:r>
          </w:p>
          <w:p w14:paraId="645F31DA"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35</w:t>
            </w:r>
          </w:p>
          <w:p w14:paraId="33086B36"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36</w:t>
            </w:r>
          </w:p>
          <w:p w14:paraId="6505C97C" w14:textId="77777777" w:rsidR="00F81630" w:rsidRPr="001967D1" w:rsidRDefault="00F81630"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37</w:t>
            </w:r>
          </w:p>
          <w:p w14:paraId="042C8D97" w14:textId="5CE7BC0E" w:rsidR="00FE1EEC" w:rsidRPr="001967D1" w:rsidRDefault="00FE1EEC"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38</w:t>
            </w:r>
          </w:p>
          <w:p w14:paraId="41265840" w14:textId="7ECCA9FC" w:rsidR="00FE1EEC" w:rsidRPr="001967D1" w:rsidRDefault="00FE1EEC"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39</w:t>
            </w:r>
          </w:p>
          <w:p w14:paraId="0CA22468" w14:textId="2B542272" w:rsidR="00FE1EEC" w:rsidRPr="001967D1" w:rsidRDefault="00FE1EEC"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40</w:t>
            </w:r>
          </w:p>
          <w:p w14:paraId="55BA3792" w14:textId="1FE1FDC1" w:rsidR="00FE1EEC" w:rsidRPr="001967D1" w:rsidRDefault="00FE1EEC"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41</w:t>
            </w:r>
          </w:p>
          <w:p w14:paraId="3BD0915B" w14:textId="0114C8A6" w:rsidR="00FE1EEC" w:rsidRPr="001967D1" w:rsidRDefault="00FE1EEC"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42</w:t>
            </w:r>
          </w:p>
          <w:p w14:paraId="15624034" w14:textId="2D3DF80C" w:rsidR="00FE1EEC" w:rsidRPr="001967D1" w:rsidRDefault="00FE1EEC"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43</w:t>
            </w:r>
          </w:p>
          <w:p w14:paraId="3D619FB4" w14:textId="6DA3EFAB" w:rsidR="00FE1EEC" w:rsidRPr="001967D1" w:rsidRDefault="00FE1EEC"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44</w:t>
            </w:r>
          </w:p>
          <w:p w14:paraId="452E7220" w14:textId="101AD2F9" w:rsidR="00FE1EEC" w:rsidRPr="001967D1" w:rsidRDefault="00FE1EEC"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45</w:t>
            </w:r>
          </w:p>
          <w:p w14:paraId="701C43BD" w14:textId="28E8224A" w:rsidR="00FE1EEC" w:rsidRPr="001967D1" w:rsidRDefault="00FE1EEC"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46</w:t>
            </w:r>
          </w:p>
          <w:p w14:paraId="6C782D93" w14:textId="1DD7A82F" w:rsidR="00FE1EEC" w:rsidRPr="001967D1" w:rsidRDefault="00FE1EEC"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47</w:t>
            </w:r>
          </w:p>
          <w:p w14:paraId="755BD349" w14:textId="1EA4B707" w:rsidR="00FE1EEC" w:rsidRPr="001967D1" w:rsidRDefault="00FE1EEC"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48</w:t>
            </w:r>
          </w:p>
          <w:p w14:paraId="300E44C3" w14:textId="50E00173" w:rsidR="00FE1EEC" w:rsidRPr="001967D1" w:rsidRDefault="00FE1EEC" w:rsidP="00FE1EEC">
            <w:pPr>
              <w:pStyle w:val="HTMLVorformatiert"/>
              <w:spacing w:line="240" w:lineRule="exact"/>
              <w:jc w:val="center"/>
              <w:rPr>
                <w:rFonts w:cs="Arial"/>
                <w:color w:val="333333"/>
                <w:sz w:val="18"/>
                <w:szCs w:val="18"/>
                <w:lang w:val="de-DE"/>
              </w:rPr>
            </w:pPr>
            <w:r w:rsidRPr="001967D1">
              <w:rPr>
                <w:rFonts w:cs="Arial"/>
                <w:color w:val="333333"/>
                <w:sz w:val="18"/>
                <w:szCs w:val="18"/>
                <w:lang w:val="de-DE"/>
              </w:rPr>
              <w:t>49</w:t>
            </w:r>
          </w:p>
          <w:p w14:paraId="0F3513BD" w14:textId="2253AF2E" w:rsidR="000C66D5" w:rsidRPr="001967D1" w:rsidRDefault="00FE1EEC" w:rsidP="001967D1">
            <w:pPr>
              <w:pStyle w:val="HTMLVorformatiert"/>
              <w:spacing w:line="240" w:lineRule="exact"/>
              <w:jc w:val="center"/>
              <w:rPr>
                <w:rFonts w:cs="Arial"/>
                <w:color w:val="333333"/>
                <w:lang w:val="de-DE"/>
              </w:rPr>
            </w:pPr>
            <w:r w:rsidRPr="001967D1">
              <w:rPr>
                <w:rFonts w:cs="Arial"/>
                <w:color w:val="333333"/>
                <w:sz w:val="18"/>
                <w:szCs w:val="18"/>
                <w:lang w:val="de-DE"/>
              </w:rPr>
              <w:t>50</w:t>
            </w:r>
          </w:p>
        </w:tc>
        <w:tc>
          <w:tcPr>
            <w:tcW w:w="8623" w:type="dxa"/>
          </w:tcPr>
          <w:p w14:paraId="5A180D10" w14:textId="77777777" w:rsidR="00F81630" w:rsidRDefault="00F81630" w:rsidP="001967D1">
            <w:pPr>
              <w:pStyle w:val="HTMLVorformatiert"/>
              <w:spacing w:line="244" w:lineRule="atLeast"/>
              <w:rPr>
                <w:color w:val="333333"/>
              </w:rPr>
            </w:pPr>
            <w:proofErr w:type="spellStart"/>
            <w:r>
              <w:rPr>
                <w:color w:val="333333"/>
              </w:rPr>
              <w:t>library</w:t>
            </w:r>
            <w:proofErr w:type="spellEnd"/>
            <w:r>
              <w:rPr>
                <w:color w:val="333333"/>
              </w:rPr>
              <w:t>(ggplot2)</w:t>
            </w:r>
          </w:p>
          <w:p w14:paraId="67BA0187" w14:textId="77777777" w:rsidR="00F81630" w:rsidRDefault="00F81630" w:rsidP="001967D1">
            <w:pPr>
              <w:pStyle w:val="HTMLVorformatiert"/>
              <w:spacing w:line="244" w:lineRule="atLeast"/>
              <w:rPr>
                <w:color w:val="333333"/>
              </w:rPr>
            </w:pPr>
            <w:r>
              <w:rPr>
                <w:color w:val="008000"/>
              </w:rPr>
              <w:t xml:space="preserve"># </w:t>
            </w:r>
            <w:proofErr w:type="spellStart"/>
            <w:r>
              <w:rPr>
                <w:color w:val="008000"/>
              </w:rPr>
              <w:t>plot</w:t>
            </w:r>
            <w:proofErr w:type="spellEnd"/>
            <w:r>
              <w:rPr>
                <w:color w:val="008000"/>
              </w:rPr>
              <w:t xml:space="preserve"> </w:t>
            </w:r>
            <w:proofErr w:type="spellStart"/>
            <w:r>
              <w:rPr>
                <w:color w:val="008000"/>
              </w:rPr>
              <w:t>to</w:t>
            </w:r>
            <w:proofErr w:type="spellEnd"/>
            <w:r>
              <w:rPr>
                <w:color w:val="008000"/>
              </w:rPr>
              <w:t xml:space="preserve"> check </w:t>
            </w:r>
            <w:proofErr w:type="spellStart"/>
            <w:r>
              <w:rPr>
                <w:color w:val="008000"/>
              </w:rPr>
              <w:t>for</w:t>
            </w:r>
            <w:proofErr w:type="spellEnd"/>
            <w:r>
              <w:rPr>
                <w:color w:val="008000"/>
              </w:rPr>
              <w:t xml:space="preserve"> </w:t>
            </w:r>
            <w:proofErr w:type="spellStart"/>
            <w:r>
              <w:rPr>
                <w:color w:val="008000"/>
              </w:rPr>
              <w:t>outliers</w:t>
            </w:r>
            <w:proofErr w:type="spellEnd"/>
          </w:p>
          <w:p w14:paraId="65D990FA" w14:textId="77777777" w:rsidR="00F81630" w:rsidRDefault="00F81630" w:rsidP="001967D1">
            <w:pPr>
              <w:pStyle w:val="HTMLVorformatiert"/>
              <w:spacing w:line="244" w:lineRule="atLeast"/>
              <w:rPr>
                <w:color w:val="333333"/>
              </w:rPr>
            </w:pPr>
            <w:proofErr w:type="spellStart"/>
            <w:proofErr w:type="gramStart"/>
            <w:r>
              <w:rPr>
                <w:color w:val="333333"/>
              </w:rPr>
              <w:t>ggplot</w:t>
            </w:r>
            <w:proofErr w:type="spellEnd"/>
            <w:r>
              <w:rPr>
                <w:color w:val="333333"/>
              </w:rPr>
              <w:t>(</w:t>
            </w:r>
            <w:proofErr w:type="spellStart"/>
            <w:proofErr w:type="gramEnd"/>
            <w:r>
              <w:rPr>
                <w:color w:val="333333"/>
              </w:rPr>
              <w:t>my_data,aes</w:t>
            </w:r>
            <w:proofErr w:type="spellEnd"/>
            <w:r>
              <w:rPr>
                <w:color w:val="333333"/>
              </w:rPr>
              <w:t>(</w:t>
            </w:r>
            <w:proofErr w:type="spellStart"/>
            <w:r>
              <w:rPr>
                <w:color w:val="333333"/>
              </w:rPr>
              <w:t>platform_dummy</w:t>
            </w:r>
            <w:proofErr w:type="spellEnd"/>
            <w:r>
              <w:rPr>
                <w:color w:val="333333"/>
              </w:rPr>
              <w:t xml:space="preserve">, </w:t>
            </w:r>
            <w:proofErr w:type="spellStart"/>
            <w:r>
              <w:rPr>
                <w:color w:val="333333"/>
              </w:rPr>
              <w:t>amo_recoded</w:t>
            </w:r>
            <w:proofErr w:type="spellEnd"/>
            <w:r>
              <w:rPr>
                <w:color w:val="333333"/>
              </w:rPr>
              <w:t xml:space="preserve">, </w:t>
            </w:r>
            <w:proofErr w:type="spellStart"/>
            <w:r>
              <w:rPr>
                <w:color w:val="333333"/>
              </w:rPr>
              <w:t>group</w:t>
            </w:r>
            <w:proofErr w:type="spellEnd"/>
            <w:r>
              <w:rPr>
                <w:color w:val="333333"/>
              </w:rPr>
              <w:t xml:space="preserve">=1)) +   </w:t>
            </w:r>
            <w:r>
              <w:rPr>
                <w:color w:val="008000"/>
              </w:rPr>
              <w:t xml:space="preserve"># </w:t>
            </w:r>
            <w:proofErr w:type="spellStart"/>
            <w:r>
              <w:rPr>
                <w:color w:val="008000"/>
              </w:rPr>
              <w:t>group</w:t>
            </w:r>
            <w:proofErr w:type="spellEnd"/>
            <w:r>
              <w:rPr>
                <w:color w:val="008000"/>
              </w:rPr>
              <w:t xml:space="preserve">=1 </w:t>
            </w:r>
            <w:proofErr w:type="spellStart"/>
            <w:r>
              <w:rPr>
                <w:color w:val="008000"/>
              </w:rPr>
              <w:t>for</w:t>
            </w:r>
            <w:proofErr w:type="spellEnd"/>
            <w:r>
              <w:rPr>
                <w:color w:val="008000"/>
              </w:rPr>
              <w:t xml:space="preserve"> </w:t>
            </w:r>
            <w:proofErr w:type="spellStart"/>
            <w:r>
              <w:rPr>
                <w:color w:val="008000"/>
              </w:rPr>
              <w:t>grouping</w:t>
            </w:r>
            <w:proofErr w:type="spellEnd"/>
          </w:p>
          <w:p w14:paraId="669BA71A" w14:textId="77777777" w:rsidR="00F81630" w:rsidRDefault="00F81630" w:rsidP="001967D1">
            <w:pPr>
              <w:pStyle w:val="HTMLVorformatiert"/>
              <w:spacing w:line="244" w:lineRule="atLeast"/>
              <w:rPr>
                <w:color w:val="333333"/>
              </w:rPr>
            </w:pPr>
            <w:r>
              <w:rPr>
                <w:color w:val="333333"/>
              </w:rPr>
              <w:t xml:space="preserve">  </w:t>
            </w:r>
            <w:proofErr w:type="spellStart"/>
            <w:r>
              <w:rPr>
                <w:color w:val="333333"/>
              </w:rPr>
              <w:t>geom_</w:t>
            </w:r>
            <w:proofErr w:type="gramStart"/>
            <w:r>
              <w:rPr>
                <w:color w:val="333333"/>
              </w:rPr>
              <w:t>boxplot</w:t>
            </w:r>
            <w:proofErr w:type="spellEnd"/>
            <w:r>
              <w:rPr>
                <w:color w:val="333333"/>
              </w:rPr>
              <w:t>(</w:t>
            </w:r>
            <w:proofErr w:type="gramEnd"/>
            <w:r>
              <w:rPr>
                <w:color w:val="333333"/>
              </w:rPr>
              <w:t>)</w:t>
            </w:r>
          </w:p>
          <w:p w14:paraId="7C6679F1" w14:textId="77777777" w:rsidR="00F81630" w:rsidRDefault="00F81630" w:rsidP="001967D1">
            <w:pPr>
              <w:pStyle w:val="HTMLVorformatiert"/>
              <w:spacing w:line="244" w:lineRule="atLeast"/>
              <w:rPr>
                <w:color w:val="333333"/>
              </w:rPr>
            </w:pPr>
          </w:p>
          <w:p w14:paraId="0261092B" w14:textId="77777777" w:rsidR="00F81630" w:rsidRDefault="00F81630" w:rsidP="001967D1">
            <w:pPr>
              <w:pStyle w:val="HTMLVorformatiert"/>
              <w:spacing w:line="244" w:lineRule="atLeast"/>
              <w:rPr>
                <w:color w:val="333333"/>
              </w:rPr>
            </w:pPr>
            <w:r>
              <w:rPr>
                <w:color w:val="008000"/>
              </w:rPr>
              <w:t xml:space="preserve">#identfying </w:t>
            </w:r>
            <w:proofErr w:type="spellStart"/>
            <w:r>
              <w:rPr>
                <w:color w:val="008000"/>
              </w:rPr>
              <w:t>outliers</w:t>
            </w:r>
            <w:proofErr w:type="spellEnd"/>
            <w:r>
              <w:rPr>
                <w:color w:val="008000"/>
              </w:rPr>
              <w:t xml:space="preserve"> #geringer </w:t>
            </w:r>
            <w:proofErr w:type="spellStart"/>
            <w:r>
              <w:rPr>
                <w:color w:val="008000"/>
              </w:rPr>
              <w:t>zusammenhang</w:t>
            </w:r>
            <w:proofErr w:type="spellEnd"/>
            <w:r>
              <w:rPr>
                <w:color w:val="008000"/>
              </w:rPr>
              <w:t xml:space="preserve"> zwischen </w:t>
            </w:r>
            <w:proofErr w:type="spellStart"/>
            <w:r>
              <w:rPr>
                <w:color w:val="008000"/>
              </w:rPr>
              <w:t>amo_recoded</w:t>
            </w:r>
            <w:proofErr w:type="spellEnd"/>
            <w:r>
              <w:rPr>
                <w:color w:val="008000"/>
              </w:rPr>
              <w:t xml:space="preserve"> und </w:t>
            </w:r>
            <w:proofErr w:type="spellStart"/>
            <w:r>
              <w:rPr>
                <w:color w:val="008000"/>
              </w:rPr>
              <w:t>platformnutzung</w:t>
            </w:r>
            <w:proofErr w:type="spellEnd"/>
            <w:r>
              <w:rPr>
                <w:color w:val="008000"/>
              </w:rPr>
              <w:t xml:space="preserve"># </w:t>
            </w:r>
            <w:proofErr w:type="spellStart"/>
            <w:r>
              <w:rPr>
                <w:color w:val="008000"/>
              </w:rPr>
              <w:t>aussagekaraft</w:t>
            </w:r>
            <w:proofErr w:type="spellEnd"/>
            <w:r>
              <w:rPr>
                <w:color w:val="008000"/>
              </w:rPr>
              <w:t xml:space="preserve"> der AV erhöhen</w:t>
            </w:r>
          </w:p>
          <w:p w14:paraId="5FA9586A" w14:textId="77777777" w:rsidR="00F81630" w:rsidRDefault="00F81630" w:rsidP="001967D1">
            <w:pPr>
              <w:pStyle w:val="HTMLVorformatiert"/>
              <w:spacing w:line="244" w:lineRule="atLeast"/>
              <w:rPr>
                <w:color w:val="333333"/>
              </w:rPr>
            </w:pPr>
            <w:proofErr w:type="spellStart"/>
            <w:r>
              <w:rPr>
                <w:color w:val="333333"/>
              </w:rPr>
              <w:t>AV_test_df</w:t>
            </w:r>
            <w:proofErr w:type="spellEnd"/>
            <w:r>
              <w:rPr>
                <w:color w:val="333333"/>
              </w:rPr>
              <w:t xml:space="preserve"> &lt;- </w:t>
            </w:r>
            <w:proofErr w:type="spellStart"/>
            <w:proofErr w:type="gramStart"/>
            <w:r>
              <w:rPr>
                <w:color w:val="333333"/>
              </w:rPr>
              <w:t>data.frame</w:t>
            </w:r>
            <w:proofErr w:type="spellEnd"/>
            <w:proofErr w:type="gramEnd"/>
            <w:r>
              <w:rPr>
                <w:color w:val="333333"/>
              </w:rPr>
              <w:t>(x=</w:t>
            </w:r>
            <w:proofErr w:type="spellStart"/>
            <w:r>
              <w:rPr>
                <w:color w:val="333333"/>
              </w:rPr>
              <w:t>my_data$platform_dummy,y</w:t>
            </w:r>
            <w:proofErr w:type="spellEnd"/>
            <w:r>
              <w:rPr>
                <w:color w:val="333333"/>
              </w:rPr>
              <w:t xml:space="preserve">= </w:t>
            </w:r>
            <w:proofErr w:type="spellStart"/>
            <w:r>
              <w:rPr>
                <w:color w:val="333333"/>
              </w:rPr>
              <w:t>my_data$amo_recoded</w:t>
            </w:r>
            <w:proofErr w:type="spellEnd"/>
            <w:r>
              <w:rPr>
                <w:color w:val="333333"/>
              </w:rPr>
              <w:t>, ext=</w:t>
            </w:r>
            <w:proofErr w:type="spellStart"/>
            <w:r>
              <w:rPr>
                <w:color w:val="333333"/>
              </w:rPr>
              <w:t>my_data$extern</w:t>
            </w:r>
            <w:proofErr w:type="spellEnd"/>
            <w:r>
              <w:rPr>
                <w:color w:val="333333"/>
              </w:rPr>
              <w:t xml:space="preserve">, </w:t>
            </w:r>
            <w:proofErr w:type="spellStart"/>
            <w:r>
              <w:rPr>
                <w:color w:val="333333"/>
              </w:rPr>
              <w:t>int</w:t>
            </w:r>
            <w:proofErr w:type="spellEnd"/>
            <w:r>
              <w:rPr>
                <w:color w:val="333333"/>
              </w:rPr>
              <w:t>=</w:t>
            </w:r>
            <w:proofErr w:type="spellStart"/>
            <w:r>
              <w:rPr>
                <w:color w:val="333333"/>
              </w:rPr>
              <w:t>my_data$intern</w:t>
            </w:r>
            <w:proofErr w:type="spellEnd"/>
            <w:r>
              <w:rPr>
                <w:color w:val="333333"/>
              </w:rPr>
              <w:t xml:space="preserve">, </w:t>
            </w:r>
            <w:proofErr w:type="spellStart"/>
            <w:r>
              <w:rPr>
                <w:color w:val="333333"/>
              </w:rPr>
              <w:t>amo</w:t>
            </w:r>
            <w:proofErr w:type="spellEnd"/>
            <w:r>
              <w:rPr>
                <w:color w:val="333333"/>
              </w:rPr>
              <w:t xml:space="preserve">=my_data$amo1, </w:t>
            </w:r>
            <w:proofErr w:type="spellStart"/>
            <w:r>
              <w:rPr>
                <w:color w:val="333333"/>
              </w:rPr>
              <w:t>gender</w:t>
            </w:r>
            <w:proofErr w:type="spellEnd"/>
            <w:r>
              <w:rPr>
                <w:color w:val="333333"/>
              </w:rPr>
              <w:t>=</w:t>
            </w:r>
            <w:proofErr w:type="spellStart"/>
            <w:r>
              <w:rPr>
                <w:color w:val="333333"/>
              </w:rPr>
              <w:t>my_data$gender_name</w:t>
            </w:r>
            <w:proofErr w:type="spellEnd"/>
            <w:r>
              <w:rPr>
                <w:color w:val="333333"/>
              </w:rPr>
              <w:t xml:space="preserve">, </w:t>
            </w:r>
            <w:proofErr w:type="spellStart"/>
            <w:r>
              <w:rPr>
                <w:color w:val="333333"/>
              </w:rPr>
              <w:t>education</w:t>
            </w:r>
            <w:proofErr w:type="spellEnd"/>
            <w:r>
              <w:rPr>
                <w:color w:val="333333"/>
              </w:rPr>
              <w:t>=</w:t>
            </w:r>
            <w:proofErr w:type="spellStart"/>
            <w:r>
              <w:rPr>
                <w:color w:val="333333"/>
              </w:rPr>
              <w:t>my_data$education_level,income</w:t>
            </w:r>
            <w:proofErr w:type="spellEnd"/>
            <w:r>
              <w:rPr>
                <w:color w:val="333333"/>
              </w:rPr>
              <w:t>=</w:t>
            </w:r>
            <w:proofErr w:type="spellStart"/>
            <w:r>
              <w:rPr>
                <w:color w:val="333333"/>
              </w:rPr>
              <w:t>my_data$income_level</w:t>
            </w:r>
            <w:proofErr w:type="spellEnd"/>
            <w:r>
              <w:rPr>
                <w:color w:val="333333"/>
              </w:rPr>
              <w:t>)</w:t>
            </w:r>
          </w:p>
          <w:p w14:paraId="7EB1B146" w14:textId="77777777" w:rsidR="00F81630" w:rsidRDefault="00F81630" w:rsidP="001967D1">
            <w:pPr>
              <w:pStyle w:val="HTMLVorformatiert"/>
              <w:spacing w:line="244" w:lineRule="atLeast"/>
              <w:rPr>
                <w:color w:val="333333"/>
              </w:rPr>
            </w:pPr>
            <w:r>
              <w:rPr>
                <w:color w:val="008000"/>
              </w:rPr>
              <w:t xml:space="preserve"># </w:t>
            </w:r>
            <w:proofErr w:type="spellStart"/>
            <w:r>
              <w:rPr>
                <w:color w:val="008000"/>
              </w:rPr>
              <w:t>create</w:t>
            </w:r>
            <w:proofErr w:type="spellEnd"/>
            <w:r>
              <w:rPr>
                <w:color w:val="008000"/>
              </w:rPr>
              <w:t xml:space="preserve"> </w:t>
            </w:r>
            <w:proofErr w:type="spellStart"/>
            <w:r>
              <w:rPr>
                <w:color w:val="008000"/>
              </w:rPr>
              <w:t>boxplot</w:t>
            </w:r>
            <w:proofErr w:type="spellEnd"/>
            <w:r>
              <w:rPr>
                <w:color w:val="008000"/>
              </w:rPr>
              <w:t xml:space="preserve"> </w:t>
            </w:r>
            <w:proofErr w:type="spellStart"/>
            <w:r>
              <w:rPr>
                <w:color w:val="008000"/>
              </w:rPr>
              <w:t>that</w:t>
            </w:r>
            <w:proofErr w:type="spellEnd"/>
            <w:r>
              <w:rPr>
                <w:color w:val="008000"/>
              </w:rPr>
              <w:t xml:space="preserve"> </w:t>
            </w:r>
            <w:proofErr w:type="spellStart"/>
            <w:r>
              <w:rPr>
                <w:color w:val="008000"/>
              </w:rPr>
              <w:t>includes</w:t>
            </w:r>
            <w:proofErr w:type="spellEnd"/>
            <w:r>
              <w:rPr>
                <w:color w:val="008000"/>
              </w:rPr>
              <w:t xml:space="preserve"> </w:t>
            </w:r>
            <w:proofErr w:type="spellStart"/>
            <w:r>
              <w:rPr>
                <w:color w:val="008000"/>
              </w:rPr>
              <w:t>outliers</w:t>
            </w:r>
            <w:proofErr w:type="spellEnd"/>
          </w:p>
          <w:p w14:paraId="01EAC850" w14:textId="77777777" w:rsidR="00F81630" w:rsidRDefault="00F81630" w:rsidP="001967D1">
            <w:pPr>
              <w:pStyle w:val="HTMLVorformatiert"/>
              <w:spacing w:line="244" w:lineRule="atLeast"/>
              <w:rPr>
                <w:color w:val="333333"/>
              </w:rPr>
            </w:pPr>
            <w:r>
              <w:rPr>
                <w:color w:val="333333"/>
              </w:rPr>
              <w:t xml:space="preserve">p0 = </w:t>
            </w:r>
            <w:proofErr w:type="spellStart"/>
            <w:proofErr w:type="gramStart"/>
            <w:r>
              <w:rPr>
                <w:color w:val="333333"/>
              </w:rPr>
              <w:t>ggplot</w:t>
            </w:r>
            <w:proofErr w:type="spellEnd"/>
            <w:r>
              <w:rPr>
                <w:color w:val="333333"/>
              </w:rPr>
              <w:t>(</w:t>
            </w:r>
            <w:proofErr w:type="spellStart"/>
            <w:proofErr w:type="gramEnd"/>
            <w:r>
              <w:rPr>
                <w:color w:val="333333"/>
              </w:rPr>
              <w:t>AV_test_df</w:t>
            </w:r>
            <w:proofErr w:type="spellEnd"/>
            <w:r>
              <w:rPr>
                <w:color w:val="333333"/>
              </w:rPr>
              <w:t xml:space="preserve">, </w:t>
            </w:r>
            <w:proofErr w:type="spellStart"/>
            <w:r>
              <w:rPr>
                <w:color w:val="333333"/>
              </w:rPr>
              <w:t>aes</w:t>
            </w:r>
            <w:proofErr w:type="spellEnd"/>
            <w:r>
              <w:rPr>
                <w:color w:val="333333"/>
              </w:rPr>
              <w:t xml:space="preserve">(y = y)) + </w:t>
            </w:r>
            <w:proofErr w:type="spellStart"/>
            <w:r>
              <w:rPr>
                <w:color w:val="333333"/>
              </w:rPr>
              <w:t>geom_boxplot</w:t>
            </w:r>
            <w:proofErr w:type="spellEnd"/>
            <w:r>
              <w:rPr>
                <w:color w:val="333333"/>
              </w:rPr>
              <w:t>(</w:t>
            </w:r>
            <w:proofErr w:type="spellStart"/>
            <w:r>
              <w:rPr>
                <w:color w:val="333333"/>
              </w:rPr>
              <w:t>aes</w:t>
            </w:r>
            <w:proofErr w:type="spellEnd"/>
            <w:r>
              <w:rPr>
                <w:color w:val="333333"/>
              </w:rPr>
              <w:t xml:space="preserve">(x = </w:t>
            </w:r>
            <w:proofErr w:type="spellStart"/>
            <w:r>
              <w:rPr>
                <w:color w:val="333333"/>
              </w:rPr>
              <w:t>factor</w:t>
            </w:r>
            <w:proofErr w:type="spellEnd"/>
            <w:r>
              <w:rPr>
                <w:color w:val="333333"/>
              </w:rPr>
              <w:t>(1), y))</w:t>
            </w:r>
          </w:p>
          <w:p w14:paraId="27135E89" w14:textId="77777777" w:rsidR="00F81630" w:rsidRDefault="00F81630" w:rsidP="001967D1">
            <w:pPr>
              <w:pStyle w:val="HTMLVorformatiert"/>
              <w:spacing w:line="244" w:lineRule="atLeast"/>
              <w:rPr>
                <w:color w:val="333333"/>
              </w:rPr>
            </w:pPr>
            <w:r>
              <w:rPr>
                <w:color w:val="333333"/>
              </w:rPr>
              <w:t>p0</w:t>
            </w:r>
          </w:p>
          <w:p w14:paraId="2D1E6D76" w14:textId="77777777" w:rsidR="00F81630" w:rsidRDefault="00F81630" w:rsidP="001967D1">
            <w:pPr>
              <w:pStyle w:val="HTMLVorformatiert"/>
              <w:spacing w:line="244" w:lineRule="atLeast"/>
              <w:rPr>
                <w:color w:val="333333"/>
              </w:rPr>
            </w:pPr>
            <w:r>
              <w:rPr>
                <w:color w:val="008000"/>
              </w:rPr>
              <w:t xml:space="preserve"># </w:t>
            </w:r>
            <w:proofErr w:type="spellStart"/>
            <w:r>
              <w:rPr>
                <w:color w:val="008000"/>
              </w:rPr>
              <w:t>compute</w:t>
            </w:r>
            <w:proofErr w:type="spellEnd"/>
            <w:r>
              <w:rPr>
                <w:color w:val="008000"/>
              </w:rPr>
              <w:t xml:space="preserve"> </w:t>
            </w:r>
            <w:proofErr w:type="spellStart"/>
            <w:r>
              <w:rPr>
                <w:color w:val="008000"/>
              </w:rPr>
              <w:t>lower</w:t>
            </w:r>
            <w:proofErr w:type="spellEnd"/>
            <w:r>
              <w:rPr>
                <w:color w:val="008000"/>
              </w:rPr>
              <w:t xml:space="preserve"> </w:t>
            </w:r>
            <w:proofErr w:type="spellStart"/>
            <w:r>
              <w:rPr>
                <w:color w:val="008000"/>
              </w:rPr>
              <w:t>and</w:t>
            </w:r>
            <w:proofErr w:type="spellEnd"/>
            <w:r>
              <w:rPr>
                <w:color w:val="008000"/>
              </w:rPr>
              <w:t xml:space="preserve"> </w:t>
            </w:r>
            <w:proofErr w:type="spellStart"/>
            <w:r>
              <w:rPr>
                <w:color w:val="008000"/>
              </w:rPr>
              <w:t>upper</w:t>
            </w:r>
            <w:proofErr w:type="spellEnd"/>
            <w:r>
              <w:rPr>
                <w:color w:val="008000"/>
              </w:rPr>
              <w:t xml:space="preserve"> </w:t>
            </w:r>
          </w:p>
          <w:p w14:paraId="035A217C" w14:textId="77777777" w:rsidR="00F81630" w:rsidRDefault="00F81630" w:rsidP="001967D1">
            <w:pPr>
              <w:pStyle w:val="HTMLVorformatiert"/>
              <w:spacing w:line="244" w:lineRule="atLeast"/>
              <w:rPr>
                <w:color w:val="333333"/>
              </w:rPr>
            </w:pPr>
            <w:r>
              <w:rPr>
                <w:color w:val="008000"/>
              </w:rPr>
              <w:t xml:space="preserve"># </w:t>
            </w:r>
            <w:proofErr w:type="spellStart"/>
            <w:r>
              <w:rPr>
                <w:color w:val="008000"/>
              </w:rPr>
              <w:t>plot</w:t>
            </w:r>
            <w:proofErr w:type="spellEnd"/>
            <w:r>
              <w:rPr>
                <w:color w:val="008000"/>
              </w:rPr>
              <w:t xml:space="preserve"> 75 % </w:t>
            </w:r>
            <w:proofErr w:type="spellStart"/>
            <w:r>
              <w:rPr>
                <w:color w:val="008000"/>
              </w:rPr>
              <w:t>quantile</w:t>
            </w:r>
            <w:proofErr w:type="spellEnd"/>
            <w:r>
              <w:rPr>
                <w:color w:val="008000"/>
              </w:rPr>
              <w:t xml:space="preserve"> </w:t>
            </w:r>
            <w:proofErr w:type="spellStart"/>
            <w:r>
              <w:rPr>
                <w:color w:val="008000"/>
              </w:rPr>
              <w:t>without</w:t>
            </w:r>
            <w:proofErr w:type="spellEnd"/>
            <w:r>
              <w:rPr>
                <w:color w:val="008000"/>
              </w:rPr>
              <w:t xml:space="preserve"> </w:t>
            </w:r>
            <w:proofErr w:type="spellStart"/>
            <w:r>
              <w:rPr>
                <w:color w:val="008000"/>
              </w:rPr>
              <w:t>outliers</w:t>
            </w:r>
            <w:proofErr w:type="spellEnd"/>
            <w:r>
              <w:rPr>
                <w:color w:val="008000"/>
              </w:rPr>
              <w:t xml:space="preserve"> # </w:t>
            </w:r>
            <w:proofErr w:type="spellStart"/>
            <w:r>
              <w:rPr>
                <w:color w:val="008000"/>
              </w:rPr>
              <w:t>remove</w:t>
            </w:r>
            <w:proofErr w:type="spellEnd"/>
            <w:r>
              <w:rPr>
                <w:color w:val="008000"/>
              </w:rPr>
              <w:t xml:space="preserve"> </w:t>
            </w:r>
            <w:proofErr w:type="spellStart"/>
            <w:r>
              <w:rPr>
                <w:color w:val="008000"/>
              </w:rPr>
              <w:t>outliers</w:t>
            </w:r>
            <w:proofErr w:type="spellEnd"/>
            <w:r>
              <w:rPr>
                <w:color w:val="008000"/>
              </w:rPr>
              <w:t xml:space="preserve"> in R, </w:t>
            </w:r>
            <w:proofErr w:type="spellStart"/>
            <w:r>
              <w:rPr>
                <w:color w:val="008000"/>
              </w:rPr>
              <w:t>we</w:t>
            </w:r>
            <w:proofErr w:type="spellEnd"/>
            <w:r>
              <w:rPr>
                <w:color w:val="008000"/>
              </w:rPr>
              <w:t xml:space="preserve"> </w:t>
            </w:r>
            <w:proofErr w:type="spellStart"/>
            <w:r>
              <w:rPr>
                <w:color w:val="008000"/>
              </w:rPr>
              <w:t>have</w:t>
            </w:r>
            <w:proofErr w:type="spellEnd"/>
            <w:r>
              <w:rPr>
                <w:color w:val="008000"/>
              </w:rPr>
              <w:t xml:space="preserve"> </w:t>
            </w:r>
            <w:proofErr w:type="spellStart"/>
            <w:r>
              <w:rPr>
                <w:color w:val="008000"/>
              </w:rPr>
              <w:t>to</w:t>
            </w:r>
            <w:proofErr w:type="spellEnd"/>
            <w:r>
              <w:rPr>
                <w:color w:val="008000"/>
              </w:rPr>
              <w:t xml:space="preserve"> </w:t>
            </w:r>
            <w:proofErr w:type="spellStart"/>
            <w:r>
              <w:rPr>
                <w:color w:val="008000"/>
              </w:rPr>
              <w:t>set</w:t>
            </w:r>
            <w:proofErr w:type="spellEnd"/>
            <w:r>
              <w:rPr>
                <w:color w:val="008000"/>
              </w:rPr>
              <w:t xml:space="preserve"> </w:t>
            </w:r>
            <w:proofErr w:type="spellStart"/>
            <w:r>
              <w:rPr>
                <w:color w:val="008000"/>
              </w:rPr>
              <w:t>the</w:t>
            </w:r>
            <w:proofErr w:type="spellEnd"/>
            <w:r>
              <w:rPr>
                <w:color w:val="008000"/>
              </w:rPr>
              <w:t xml:space="preserve"> </w:t>
            </w:r>
            <w:proofErr w:type="spellStart"/>
            <w:proofErr w:type="gramStart"/>
            <w:r>
              <w:rPr>
                <w:color w:val="008000"/>
              </w:rPr>
              <w:t>outlier.shape</w:t>
            </w:r>
            <w:proofErr w:type="spellEnd"/>
            <w:proofErr w:type="gramEnd"/>
            <w:r>
              <w:rPr>
                <w:color w:val="008000"/>
              </w:rPr>
              <w:t xml:space="preserve"> </w:t>
            </w:r>
            <w:proofErr w:type="spellStart"/>
            <w:r>
              <w:rPr>
                <w:color w:val="008000"/>
              </w:rPr>
              <w:t>argument</w:t>
            </w:r>
            <w:proofErr w:type="spellEnd"/>
            <w:r>
              <w:rPr>
                <w:color w:val="008000"/>
              </w:rPr>
              <w:t xml:space="preserve"> </w:t>
            </w:r>
            <w:proofErr w:type="spellStart"/>
            <w:r>
              <w:rPr>
                <w:color w:val="008000"/>
              </w:rPr>
              <w:t>to</w:t>
            </w:r>
            <w:proofErr w:type="spellEnd"/>
            <w:r>
              <w:rPr>
                <w:color w:val="008000"/>
              </w:rPr>
              <w:t xml:space="preserve"> </w:t>
            </w:r>
            <w:proofErr w:type="spellStart"/>
            <w:r>
              <w:rPr>
                <w:color w:val="008000"/>
              </w:rPr>
              <w:t>be</w:t>
            </w:r>
            <w:proofErr w:type="spellEnd"/>
            <w:r>
              <w:rPr>
                <w:color w:val="008000"/>
              </w:rPr>
              <w:t xml:space="preserve"> </w:t>
            </w:r>
            <w:proofErr w:type="spellStart"/>
            <w:r>
              <w:rPr>
                <w:color w:val="008000"/>
              </w:rPr>
              <w:t>equal</w:t>
            </w:r>
            <w:proofErr w:type="spellEnd"/>
            <w:r>
              <w:rPr>
                <w:color w:val="008000"/>
              </w:rPr>
              <w:t xml:space="preserve"> </w:t>
            </w:r>
            <w:proofErr w:type="spellStart"/>
            <w:r>
              <w:rPr>
                <w:color w:val="008000"/>
              </w:rPr>
              <w:t>to</w:t>
            </w:r>
            <w:proofErr w:type="spellEnd"/>
            <w:r>
              <w:rPr>
                <w:color w:val="008000"/>
              </w:rPr>
              <w:t xml:space="preserve"> NA</w:t>
            </w:r>
          </w:p>
          <w:p w14:paraId="33C34ED1" w14:textId="77777777" w:rsidR="00F81630" w:rsidRDefault="00F81630" w:rsidP="001967D1">
            <w:pPr>
              <w:pStyle w:val="HTMLVorformatiert"/>
              <w:spacing w:line="244" w:lineRule="atLeast"/>
              <w:rPr>
                <w:color w:val="333333"/>
              </w:rPr>
            </w:pPr>
            <w:r>
              <w:rPr>
                <w:color w:val="333333"/>
              </w:rPr>
              <w:t xml:space="preserve">p1 = </w:t>
            </w:r>
            <w:proofErr w:type="spellStart"/>
            <w:proofErr w:type="gramStart"/>
            <w:r>
              <w:rPr>
                <w:color w:val="333333"/>
              </w:rPr>
              <w:t>ggplot</w:t>
            </w:r>
            <w:proofErr w:type="spellEnd"/>
            <w:r>
              <w:rPr>
                <w:color w:val="333333"/>
              </w:rPr>
              <w:t>(</w:t>
            </w:r>
            <w:proofErr w:type="spellStart"/>
            <w:proofErr w:type="gramEnd"/>
            <w:r>
              <w:rPr>
                <w:color w:val="333333"/>
              </w:rPr>
              <w:t>AV_test_df</w:t>
            </w:r>
            <w:proofErr w:type="spellEnd"/>
            <w:r>
              <w:rPr>
                <w:color w:val="333333"/>
              </w:rPr>
              <w:t xml:space="preserve">, </w:t>
            </w:r>
            <w:proofErr w:type="spellStart"/>
            <w:r>
              <w:rPr>
                <w:color w:val="333333"/>
              </w:rPr>
              <w:t>aes</w:t>
            </w:r>
            <w:proofErr w:type="spellEnd"/>
            <w:r>
              <w:rPr>
                <w:color w:val="333333"/>
              </w:rPr>
              <w:t xml:space="preserve">(y = y)) + </w:t>
            </w:r>
            <w:proofErr w:type="spellStart"/>
            <w:r>
              <w:rPr>
                <w:color w:val="333333"/>
              </w:rPr>
              <w:t>geom_boxplot</w:t>
            </w:r>
            <w:proofErr w:type="spellEnd"/>
            <w:r>
              <w:rPr>
                <w:color w:val="333333"/>
              </w:rPr>
              <w:t>(</w:t>
            </w:r>
            <w:proofErr w:type="spellStart"/>
            <w:r>
              <w:rPr>
                <w:color w:val="333333"/>
              </w:rPr>
              <w:t>outlier.shape</w:t>
            </w:r>
            <w:proofErr w:type="spellEnd"/>
            <w:r>
              <w:rPr>
                <w:color w:val="333333"/>
              </w:rPr>
              <w:t xml:space="preserve"> = NA) + </w:t>
            </w:r>
            <w:proofErr w:type="spellStart"/>
            <w:r>
              <w:rPr>
                <w:color w:val="333333"/>
              </w:rPr>
              <w:t>coord_cartesian</w:t>
            </w:r>
            <w:proofErr w:type="spellEnd"/>
            <w:r>
              <w:rPr>
                <w:color w:val="333333"/>
              </w:rPr>
              <w:t>(</w:t>
            </w:r>
            <w:proofErr w:type="spellStart"/>
            <w:r>
              <w:rPr>
                <w:color w:val="333333"/>
              </w:rPr>
              <w:t>ylim</w:t>
            </w:r>
            <w:proofErr w:type="spellEnd"/>
            <w:r>
              <w:rPr>
                <w:color w:val="333333"/>
              </w:rPr>
              <w:t xml:space="preserve"> = </w:t>
            </w:r>
            <w:proofErr w:type="spellStart"/>
            <w:r>
              <w:rPr>
                <w:color w:val="333333"/>
              </w:rPr>
              <w:t>quantile</w:t>
            </w:r>
            <w:proofErr w:type="spellEnd"/>
            <w:r>
              <w:rPr>
                <w:color w:val="333333"/>
              </w:rPr>
              <w:t>(</w:t>
            </w:r>
            <w:proofErr w:type="spellStart"/>
            <w:r>
              <w:rPr>
                <w:color w:val="333333"/>
              </w:rPr>
              <w:t>AV_test_df$y</w:t>
            </w:r>
            <w:proofErr w:type="spellEnd"/>
            <w:r>
              <w:rPr>
                <w:color w:val="333333"/>
              </w:rPr>
              <w:t>, c(0.25, 0.75)))</w:t>
            </w:r>
          </w:p>
          <w:p w14:paraId="66B36750" w14:textId="77777777" w:rsidR="00F81630" w:rsidRDefault="00F81630" w:rsidP="001967D1">
            <w:pPr>
              <w:pStyle w:val="HTMLVorformatiert"/>
              <w:spacing w:line="244" w:lineRule="atLeast"/>
              <w:rPr>
                <w:color w:val="333333"/>
              </w:rPr>
            </w:pPr>
            <w:r>
              <w:rPr>
                <w:color w:val="333333"/>
              </w:rPr>
              <w:t>p1</w:t>
            </w:r>
          </w:p>
          <w:p w14:paraId="0B8F5B88" w14:textId="77777777" w:rsidR="00F81630" w:rsidRDefault="00F81630" w:rsidP="001967D1">
            <w:pPr>
              <w:pStyle w:val="HTMLVorformatiert"/>
              <w:spacing w:line="244" w:lineRule="atLeast"/>
              <w:rPr>
                <w:color w:val="333333"/>
              </w:rPr>
            </w:pPr>
          </w:p>
          <w:p w14:paraId="15B7205D" w14:textId="77777777" w:rsidR="00F81630" w:rsidRDefault="00F81630" w:rsidP="001967D1">
            <w:pPr>
              <w:pStyle w:val="HTMLVorformatiert"/>
              <w:spacing w:line="244" w:lineRule="atLeast"/>
              <w:rPr>
                <w:color w:val="333333"/>
              </w:rPr>
            </w:pPr>
            <w:r>
              <w:rPr>
                <w:color w:val="008000"/>
              </w:rPr>
              <w:t xml:space="preserve"># </w:t>
            </w:r>
            <w:proofErr w:type="spellStart"/>
            <w:r>
              <w:rPr>
                <w:color w:val="008000"/>
              </w:rPr>
              <w:t>boxplot</w:t>
            </w:r>
            <w:proofErr w:type="spellEnd"/>
            <w:r>
              <w:rPr>
                <w:color w:val="008000"/>
              </w:rPr>
              <w:t xml:space="preserve"> vorher nachher</w:t>
            </w:r>
          </w:p>
          <w:p w14:paraId="2D614CDA" w14:textId="77777777" w:rsidR="00F81630" w:rsidRDefault="00F81630" w:rsidP="001967D1">
            <w:pPr>
              <w:pStyle w:val="HTMLVorformatiert"/>
              <w:spacing w:line="244" w:lineRule="atLeast"/>
              <w:rPr>
                <w:color w:val="333333"/>
              </w:rPr>
            </w:pPr>
            <w:proofErr w:type="spellStart"/>
            <w:r>
              <w:rPr>
                <w:color w:val="333333"/>
              </w:rPr>
              <w:t>bx_outvsin</w:t>
            </w:r>
            <w:proofErr w:type="spellEnd"/>
            <w:r>
              <w:rPr>
                <w:color w:val="333333"/>
              </w:rPr>
              <w:t xml:space="preserve"> &lt;- </w:t>
            </w:r>
            <w:proofErr w:type="spellStart"/>
            <w:proofErr w:type="gramStart"/>
            <w:r>
              <w:rPr>
                <w:color w:val="333333"/>
              </w:rPr>
              <w:t>boxplot</w:t>
            </w:r>
            <w:proofErr w:type="spellEnd"/>
            <w:r>
              <w:rPr>
                <w:color w:val="333333"/>
              </w:rPr>
              <w:t>(</w:t>
            </w:r>
            <w:proofErr w:type="spellStart"/>
            <w:proofErr w:type="gramEnd"/>
            <w:r>
              <w:rPr>
                <w:color w:val="333333"/>
              </w:rPr>
              <w:t>AV_test_df$y</w:t>
            </w:r>
            <w:proofErr w:type="spellEnd"/>
            <w:r>
              <w:rPr>
                <w:color w:val="333333"/>
              </w:rPr>
              <w:t xml:space="preserve">, </w:t>
            </w:r>
            <w:proofErr w:type="spellStart"/>
            <w:r>
              <w:rPr>
                <w:color w:val="333333"/>
              </w:rPr>
              <w:t>AV_test_df_rm_out$y</w:t>
            </w:r>
            <w:proofErr w:type="spellEnd"/>
            <w:r>
              <w:rPr>
                <w:color w:val="333333"/>
              </w:rPr>
              <w:t xml:space="preserve">, </w:t>
            </w:r>
            <w:proofErr w:type="spellStart"/>
            <w:r>
              <w:rPr>
                <w:color w:val="333333"/>
              </w:rPr>
              <w:t>ylab</w:t>
            </w:r>
            <w:proofErr w:type="spellEnd"/>
            <w:r>
              <w:rPr>
                <w:color w:val="333333"/>
              </w:rPr>
              <w:t>=</w:t>
            </w:r>
            <w:r>
              <w:rPr>
                <w:color w:val="A31515"/>
              </w:rPr>
              <w:t>"</w:t>
            </w:r>
            <w:proofErr w:type="spellStart"/>
            <w:r>
              <w:rPr>
                <w:color w:val="A31515"/>
              </w:rPr>
              <w:t>platform_usage</w:t>
            </w:r>
            <w:proofErr w:type="spellEnd"/>
            <w:r>
              <w:rPr>
                <w:color w:val="A31515"/>
              </w:rPr>
              <w:t>"</w:t>
            </w:r>
            <w:r>
              <w:rPr>
                <w:color w:val="333333"/>
              </w:rPr>
              <w:t xml:space="preserve">, </w:t>
            </w:r>
            <w:proofErr w:type="spellStart"/>
            <w:r>
              <w:rPr>
                <w:color w:val="333333"/>
              </w:rPr>
              <w:t>names</w:t>
            </w:r>
            <w:proofErr w:type="spellEnd"/>
            <w:r>
              <w:rPr>
                <w:color w:val="333333"/>
              </w:rPr>
              <w:t>=c(</w:t>
            </w:r>
            <w:r>
              <w:rPr>
                <w:color w:val="A31515"/>
              </w:rPr>
              <w:t>'</w:t>
            </w:r>
            <w:proofErr w:type="spellStart"/>
            <w:r>
              <w:rPr>
                <w:color w:val="A31515"/>
              </w:rPr>
              <w:t>with</w:t>
            </w:r>
            <w:proofErr w:type="spellEnd"/>
            <w:r>
              <w:rPr>
                <w:color w:val="A31515"/>
              </w:rPr>
              <w:t xml:space="preserve"> </w:t>
            </w:r>
            <w:proofErr w:type="spellStart"/>
            <w:r>
              <w:rPr>
                <w:color w:val="A31515"/>
              </w:rPr>
              <w:t>outlier</w:t>
            </w:r>
            <w:proofErr w:type="spellEnd"/>
            <w:r>
              <w:rPr>
                <w:color w:val="A31515"/>
              </w:rPr>
              <w:t>'</w:t>
            </w:r>
            <w:r>
              <w:rPr>
                <w:color w:val="333333"/>
              </w:rPr>
              <w:t xml:space="preserve">, </w:t>
            </w:r>
            <w:r>
              <w:rPr>
                <w:color w:val="A31515"/>
              </w:rPr>
              <w:t>'</w:t>
            </w:r>
            <w:proofErr w:type="spellStart"/>
            <w:r>
              <w:rPr>
                <w:color w:val="A31515"/>
              </w:rPr>
              <w:t>without</w:t>
            </w:r>
            <w:proofErr w:type="spellEnd"/>
            <w:r>
              <w:rPr>
                <w:color w:val="A31515"/>
              </w:rPr>
              <w:t xml:space="preserve"> </w:t>
            </w:r>
            <w:proofErr w:type="spellStart"/>
            <w:r>
              <w:rPr>
                <w:color w:val="A31515"/>
              </w:rPr>
              <w:t>outlier</w:t>
            </w:r>
            <w:proofErr w:type="spellEnd"/>
            <w:r>
              <w:rPr>
                <w:color w:val="A31515"/>
              </w:rPr>
              <w:t>'</w:t>
            </w:r>
            <w:r>
              <w:rPr>
                <w:color w:val="333333"/>
              </w:rPr>
              <w:t xml:space="preserve">), </w:t>
            </w:r>
            <w:proofErr w:type="spellStart"/>
            <w:r>
              <w:rPr>
                <w:color w:val="333333"/>
              </w:rPr>
              <w:t>col</w:t>
            </w:r>
            <w:proofErr w:type="spellEnd"/>
            <w:r>
              <w:rPr>
                <w:color w:val="333333"/>
              </w:rPr>
              <w:t>=c(</w:t>
            </w:r>
            <w:r>
              <w:rPr>
                <w:color w:val="A31515"/>
              </w:rPr>
              <w:t>'brown1'</w:t>
            </w:r>
            <w:r>
              <w:rPr>
                <w:color w:val="333333"/>
              </w:rPr>
              <w:t xml:space="preserve">, </w:t>
            </w:r>
            <w:r>
              <w:rPr>
                <w:color w:val="A31515"/>
              </w:rPr>
              <w:t>'</w:t>
            </w:r>
            <w:proofErr w:type="spellStart"/>
            <w:r>
              <w:rPr>
                <w:color w:val="A31515"/>
              </w:rPr>
              <w:t>mistyrose</w:t>
            </w:r>
            <w:proofErr w:type="spellEnd"/>
            <w:r>
              <w:rPr>
                <w:color w:val="A31515"/>
              </w:rPr>
              <w:t>'</w:t>
            </w:r>
            <w:r>
              <w:rPr>
                <w:color w:val="333333"/>
              </w:rPr>
              <w:t xml:space="preserve">), </w:t>
            </w:r>
            <w:proofErr w:type="spellStart"/>
            <w:r>
              <w:rPr>
                <w:color w:val="333333"/>
              </w:rPr>
              <w:t>main</w:t>
            </w:r>
            <w:proofErr w:type="spellEnd"/>
            <w:r>
              <w:rPr>
                <w:color w:val="333333"/>
              </w:rPr>
              <w:t>=</w:t>
            </w:r>
            <w:r>
              <w:rPr>
                <w:color w:val="A31515"/>
              </w:rPr>
              <w:t>"</w:t>
            </w:r>
            <w:proofErr w:type="spellStart"/>
            <w:r>
              <w:rPr>
                <w:color w:val="A31515"/>
              </w:rPr>
              <w:t>Comparison</w:t>
            </w:r>
            <w:proofErr w:type="spellEnd"/>
            <w:r>
              <w:rPr>
                <w:color w:val="A31515"/>
              </w:rPr>
              <w:t xml:space="preserve"> </w:t>
            </w:r>
            <w:proofErr w:type="spellStart"/>
            <w:r>
              <w:rPr>
                <w:color w:val="A31515"/>
              </w:rPr>
              <w:t>Dependant</w:t>
            </w:r>
            <w:proofErr w:type="spellEnd"/>
            <w:r>
              <w:rPr>
                <w:color w:val="A31515"/>
              </w:rPr>
              <w:t xml:space="preserve"> Variable"</w:t>
            </w:r>
            <w:r>
              <w:rPr>
                <w:color w:val="333333"/>
              </w:rPr>
              <w:t>)</w:t>
            </w:r>
          </w:p>
          <w:p w14:paraId="08CE2276" w14:textId="77777777" w:rsidR="00F81630" w:rsidRDefault="00F81630" w:rsidP="001967D1">
            <w:pPr>
              <w:pStyle w:val="HTMLVorformatiert"/>
              <w:spacing w:line="244" w:lineRule="atLeast"/>
              <w:rPr>
                <w:color w:val="333333"/>
              </w:rPr>
            </w:pPr>
            <w:proofErr w:type="spellStart"/>
            <w:r>
              <w:rPr>
                <w:color w:val="333333"/>
              </w:rPr>
              <w:t>bx_outvsin</w:t>
            </w:r>
            <w:proofErr w:type="spellEnd"/>
          </w:p>
          <w:p w14:paraId="670CC57B" w14:textId="77777777" w:rsidR="00F81630" w:rsidRDefault="00F81630" w:rsidP="001967D1">
            <w:pPr>
              <w:pStyle w:val="HTMLVorformatiert"/>
              <w:spacing w:line="244" w:lineRule="atLeast"/>
              <w:rPr>
                <w:color w:val="333333"/>
              </w:rPr>
            </w:pPr>
          </w:p>
          <w:p w14:paraId="7000FDDC" w14:textId="77777777" w:rsidR="00F81630" w:rsidRDefault="00F81630" w:rsidP="001967D1">
            <w:pPr>
              <w:pStyle w:val="HTMLVorformatiert"/>
              <w:spacing w:line="244" w:lineRule="atLeast"/>
              <w:rPr>
                <w:color w:val="333333"/>
              </w:rPr>
            </w:pPr>
          </w:p>
          <w:p w14:paraId="7117DCA0" w14:textId="77777777" w:rsidR="00F81630" w:rsidRDefault="00F81630" w:rsidP="001967D1">
            <w:pPr>
              <w:pStyle w:val="HTMLVorformatiert"/>
              <w:spacing w:line="244" w:lineRule="atLeast"/>
              <w:rPr>
                <w:color w:val="333333"/>
              </w:rPr>
            </w:pPr>
            <w:r>
              <w:rPr>
                <w:color w:val="008000"/>
              </w:rPr>
              <w:t xml:space="preserve">#AV_test_df_out_rm &lt;- </w:t>
            </w:r>
            <w:proofErr w:type="spellStart"/>
            <w:r>
              <w:rPr>
                <w:color w:val="008000"/>
              </w:rPr>
              <w:t>AV_test_</w:t>
            </w:r>
            <w:proofErr w:type="gramStart"/>
            <w:r>
              <w:rPr>
                <w:color w:val="008000"/>
              </w:rPr>
              <w:t>df</w:t>
            </w:r>
            <w:proofErr w:type="spellEnd"/>
            <w:r>
              <w:rPr>
                <w:color w:val="008000"/>
              </w:rPr>
              <w:t>[</w:t>
            </w:r>
            <w:proofErr w:type="gramEnd"/>
            <w:r>
              <w:rPr>
                <w:color w:val="008000"/>
              </w:rPr>
              <w:t>!</w:t>
            </w:r>
            <w:proofErr w:type="spellStart"/>
            <w:r>
              <w:rPr>
                <w:color w:val="008000"/>
              </w:rPr>
              <w:t>AV_test_df</w:t>
            </w:r>
            <w:proofErr w:type="spellEnd"/>
            <w:r>
              <w:rPr>
                <w:color w:val="008000"/>
              </w:rPr>
              <w:t xml:space="preserve"> %in% </w:t>
            </w:r>
            <w:proofErr w:type="spellStart"/>
            <w:r>
              <w:rPr>
                <w:color w:val="008000"/>
              </w:rPr>
              <w:t>ggplot</w:t>
            </w:r>
            <w:proofErr w:type="spellEnd"/>
            <w:r>
              <w:rPr>
                <w:color w:val="008000"/>
              </w:rPr>
              <w:t>(</w:t>
            </w:r>
            <w:proofErr w:type="spellStart"/>
            <w:r>
              <w:rPr>
                <w:color w:val="008000"/>
              </w:rPr>
              <w:t>AV_test_df,aes</w:t>
            </w:r>
            <w:proofErr w:type="spellEnd"/>
            <w:r>
              <w:rPr>
                <w:color w:val="008000"/>
              </w:rPr>
              <w:t xml:space="preserve">(y= y))$out] #save </w:t>
            </w:r>
            <w:proofErr w:type="spellStart"/>
            <w:r>
              <w:rPr>
                <w:color w:val="008000"/>
              </w:rPr>
              <w:t>with</w:t>
            </w:r>
            <w:proofErr w:type="spellEnd"/>
            <w:r>
              <w:rPr>
                <w:color w:val="008000"/>
              </w:rPr>
              <w:t xml:space="preserve"> </w:t>
            </w:r>
            <w:proofErr w:type="spellStart"/>
            <w:r>
              <w:rPr>
                <w:color w:val="008000"/>
              </w:rPr>
              <w:t>index</w:t>
            </w:r>
            <w:proofErr w:type="spellEnd"/>
          </w:p>
          <w:p w14:paraId="3B77E222" w14:textId="77777777" w:rsidR="00F81630" w:rsidRDefault="00F81630" w:rsidP="001967D1">
            <w:pPr>
              <w:pStyle w:val="HTMLVorformatiert"/>
              <w:spacing w:line="244" w:lineRule="atLeast"/>
              <w:rPr>
                <w:color w:val="333333"/>
              </w:rPr>
            </w:pPr>
            <w:proofErr w:type="spellStart"/>
            <w:r>
              <w:rPr>
                <w:color w:val="333333"/>
              </w:rPr>
              <w:t>outliers</w:t>
            </w:r>
            <w:proofErr w:type="spellEnd"/>
            <w:r>
              <w:rPr>
                <w:color w:val="333333"/>
              </w:rPr>
              <w:t xml:space="preserve"> &lt;- </w:t>
            </w:r>
            <w:proofErr w:type="spellStart"/>
            <w:r>
              <w:rPr>
                <w:color w:val="333333"/>
              </w:rPr>
              <w:t>AV_test_df$</w:t>
            </w:r>
            <w:proofErr w:type="gramStart"/>
            <w:r>
              <w:rPr>
                <w:color w:val="333333"/>
              </w:rPr>
              <w:t>y</w:t>
            </w:r>
            <w:proofErr w:type="spellEnd"/>
            <w:r>
              <w:rPr>
                <w:color w:val="333333"/>
              </w:rPr>
              <w:t>[</w:t>
            </w:r>
            <w:proofErr w:type="spellStart"/>
            <w:proofErr w:type="gramEnd"/>
            <w:r>
              <w:rPr>
                <w:color w:val="333333"/>
              </w:rPr>
              <w:t>AV_test_df$y</w:t>
            </w:r>
            <w:proofErr w:type="spellEnd"/>
            <w:r>
              <w:rPr>
                <w:color w:val="333333"/>
              </w:rPr>
              <w:t xml:space="preserve"> &lt; </w:t>
            </w:r>
            <w:proofErr w:type="spellStart"/>
            <w:r>
              <w:rPr>
                <w:color w:val="333333"/>
              </w:rPr>
              <w:t>quantile</w:t>
            </w:r>
            <w:proofErr w:type="spellEnd"/>
            <w:r>
              <w:rPr>
                <w:color w:val="333333"/>
              </w:rPr>
              <w:t>(</w:t>
            </w:r>
            <w:proofErr w:type="spellStart"/>
            <w:r>
              <w:rPr>
                <w:color w:val="333333"/>
              </w:rPr>
              <w:t>AV_test_df$y</w:t>
            </w:r>
            <w:proofErr w:type="spellEnd"/>
            <w:r>
              <w:rPr>
                <w:color w:val="333333"/>
              </w:rPr>
              <w:t xml:space="preserve">, 0.25) | </w:t>
            </w:r>
            <w:proofErr w:type="spellStart"/>
            <w:r>
              <w:rPr>
                <w:color w:val="333333"/>
              </w:rPr>
              <w:t>AV_test_df$y</w:t>
            </w:r>
            <w:proofErr w:type="spellEnd"/>
            <w:r>
              <w:rPr>
                <w:color w:val="333333"/>
              </w:rPr>
              <w:t xml:space="preserve"> &gt; </w:t>
            </w:r>
            <w:proofErr w:type="spellStart"/>
            <w:r>
              <w:rPr>
                <w:color w:val="333333"/>
              </w:rPr>
              <w:t>quantile</w:t>
            </w:r>
            <w:proofErr w:type="spellEnd"/>
            <w:r>
              <w:rPr>
                <w:color w:val="333333"/>
              </w:rPr>
              <w:t>(</w:t>
            </w:r>
            <w:proofErr w:type="spellStart"/>
            <w:r>
              <w:rPr>
                <w:color w:val="333333"/>
              </w:rPr>
              <w:t>AV_test_df$y</w:t>
            </w:r>
            <w:proofErr w:type="spellEnd"/>
            <w:r>
              <w:rPr>
                <w:color w:val="333333"/>
              </w:rPr>
              <w:t>, 0.75)]</w:t>
            </w:r>
          </w:p>
          <w:p w14:paraId="012AFD82" w14:textId="77777777" w:rsidR="00F81630" w:rsidRDefault="00F81630" w:rsidP="001967D1">
            <w:pPr>
              <w:pStyle w:val="HTMLVorformatiert"/>
              <w:spacing w:line="244" w:lineRule="atLeast"/>
              <w:rPr>
                <w:color w:val="333333"/>
              </w:rPr>
            </w:pPr>
          </w:p>
          <w:p w14:paraId="694C1ED1" w14:textId="77777777" w:rsidR="00F81630" w:rsidRDefault="00F81630" w:rsidP="001967D1">
            <w:pPr>
              <w:pStyle w:val="HTMLVorformatiert"/>
              <w:spacing w:line="244" w:lineRule="atLeast"/>
              <w:rPr>
                <w:color w:val="333333"/>
              </w:rPr>
            </w:pPr>
            <w:proofErr w:type="spellStart"/>
            <w:proofErr w:type="gramStart"/>
            <w:r>
              <w:rPr>
                <w:color w:val="333333"/>
              </w:rPr>
              <w:t>length</w:t>
            </w:r>
            <w:proofErr w:type="spellEnd"/>
            <w:r>
              <w:rPr>
                <w:color w:val="333333"/>
              </w:rPr>
              <w:t>(</w:t>
            </w:r>
            <w:proofErr w:type="spellStart"/>
            <w:proofErr w:type="gramEnd"/>
            <w:r>
              <w:rPr>
                <w:color w:val="333333"/>
              </w:rPr>
              <w:t>AV_test_df</w:t>
            </w:r>
            <w:proofErr w:type="spellEnd"/>
            <w:r>
              <w:rPr>
                <w:color w:val="333333"/>
              </w:rPr>
              <w:t xml:space="preserve">) - </w:t>
            </w:r>
            <w:proofErr w:type="spellStart"/>
            <w:r>
              <w:rPr>
                <w:color w:val="333333"/>
              </w:rPr>
              <w:t>length</w:t>
            </w:r>
            <w:proofErr w:type="spellEnd"/>
            <w:r>
              <w:rPr>
                <w:color w:val="333333"/>
              </w:rPr>
              <w:t>(</w:t>
            </w:r>
            <w:proofErr w:type="spellStart"/>
            <w:r>
              <w:rPr>
                <w:color w:val="333333"/>
              </w:rPr>
              <w:t>outliers</w:t>
            </w:r>
            <w:proofErr w:type="spellEnd"/>
            <w:r>
              <w:rPr>
                <w:color w:val="333333"/>
              </w:rPr>
              <w:t xml:space="preserve">) </w:t>
            </w:r>
            <w:r>
              <w:rPr>
                <w:color w:val="008000"/>
              </w:rPr>
              <w:t xml:space="preserve"># check </w:t>
            </w:r>
            <w:proofErr w:type="spellStart"/>
            <w:r>
              <w:rPr>
                <w:color w:val="008000"/>
              </w:rPr>
              <w:t>how</w:t>
            </w:r>
            <w:proofErr w:type="spellEnd"/>
            <w:r>
              <w:rPr>
                <w:color w:val="008000"/>
              </w:rPr>
              <w:t xml:space="preserve"> </w:t>
            </w:r>
            <w:proofErr w:type="spellStart"/>
            <w:r>
              <w:rPr>
                <w:color w:val="008000"/>
              </w:rPr>
              <w:t>many</w:t>
            </w:r>
            <w:proofErr w:type="spellEnd"/>
            <w:r>
              <w:rPr>
                <w:color w:val="008000"/>
              </w:rPr>
              <w:t xml:space="preserve"> </w:t>
            </w:r>
            <w:proofErr w:type="spellStart"/>
            <w:r>
              <w:rPr>
                <w:color w:val="008000"/>
              </w:rPr>
              <w:t>columns</w:t>
            </w:r>
            <w:proofErr w:type="spellEnd"/>
            <w:r>
              <w:rPr>
                <w:color w:val="008000"/>
              </w:rPr>
              <w:t xml:space="preserve"> </w:t>
            </w:r>
            <w:proofErr w:type="spellStart"/>
            <w:r>
              <w:rPr>
                <w:color w:val="008000"/>
              </w:rPr>
              <w:t>removed</w:t>
            </w:r>
            <w:proofErr w:type="spellEnd"/>
          </w:p>
          <w:p w14:paraId="284739C8" w14:textId="77777777" w:rsidR="00F81630" w:rsidRDefault="00F81630" w:rsidP="001967D1">
            <w:pPr>
              <w:pStyle w:val="HTMLVorformatiert"/>
              <w:spacing w:line="244" w:lineRule="atLeast"/>
              <w:rPr>
                <w:color w:val="333333"/>
              </w:rPr>
            </w:pPr>
          </w:p>
          <w:p w14:paraId="4F806447" w14:textId="47A28B32" w:rsidR="00F81630" w:rsidRDefault="00F81630" w:rsidP="001967D1">
            <w:pPr>
              <w:pStyle w:val="HTMLVorformatiert"/>
              <w:spacing w:line="244" w:lineRule="atLeast"/>
              <w:rPr>
                <w:color w:val="333333"/>
              </w:rPr>
            </w:pPr>
            <w:proofErr w:type="spellStart"/>
            <w:r>
              <w:rPr>
                <w:color w:val="333333"/>
              </w:rPr>
              <w:t>AV_test_df_rm_out</w:t>
            </w:r>
            <w:proofErr w:type="spellEnd"/>
            <w:r>
              <w:rPr>
                <w:color w:val="333333"/>
              </w:rPr>
              <w:t xml:space="preserve"> &lt;- </w:t>
            </w:r>
            <w:proofErr w:type="spellStart"/>
            <w:r>
              <w:rPr>
                <w:color w:val="333333"/>
              </w:rPr>
              <w:t>AV_test_</w:t>
            </w:r>
            <w:proofErr w:type="gramStart"/>
            <w:r>
              <w:rPr>
                <w:color w:val="333333"/>
              </w:rPr>
              <w:t>df</w:t>
            </w:r>
            <w:proofErr w:type="spellEnd"/>
            <w:r>
              <w:rPr>
                <w:color w:val="333333"/>
              </w:rPr>
              <w:t>[</w:t>
            </w:r>
            <w:proofErr w:type="gramEnd"/>
            <w:r>
              <w:rPr>
                <w:color w:val="333333"/>
              </w:rPr>
              <w:t>-</w:t>
            </w:r>
            <w:proofErr w:type="spellStart"/>
            <w:r>
              <w:rPr>
                <w:color w:val="333333"/>
              </w:rPr>
              <w:t>which</w:t>
            </w:r>
            <w:proofErr w:type="spellEnd"/>
            <w:r>
              <w:rPr>
                <w:color w:val="333333"/>
              </w:rPr>
              <w:t>(</w:t>
            </w:r>
            <w:proofErr w:type="spellStart"/>
            <w:r>
              <w:rPr>
                <w:color w:val="333333"/>
              </w:rPr>
              <w:t>AV_test_df$y</w:t>
            </w:r>
            <w:proofErr w:type="spellEnd"/>
            <w:r>
              <w:rPr>
                <w:color w:val="333333"/>
              </w:rPr>
              <w:t xml:space="preserve"> %</w:t>
            </w:r>
            <w:r>
              <w:rPr>
                <w:color w:val="0000FF"/>
              </w:rPr>
              <w:t>in</w:t>
            </w:r>
            <w:r>
              <w:rPr>
                <w:color w:val="333333"/>
              </w:rPr>
              <w:t xml:space="preserve">% </w:t>
            </w:r>
            <w:proofErr w:type="spellStart"/>
            <w:r>
              <w:rPr>
                <w:color w:val="333333"/>
              </w:rPr>
              <w:t>outliers</w:t>
            </w:r>
            <w:proofErr w:type="spellEnd"/>
            <w:r>
              <w:rPr>
                <w:color w:val="333333"/>
              </w:rPr>
              <w:t xml:space="preserve">)] </w:t>
            </w:r>
            <w:r>
              <w:rPr>
                <w:color w:val="008000"/>
              </w:rPr>
              <w:t xml:space="preserve">#data </w:t>
            </w:r>
            <w:proofErr w:type="spellStart"/>
            <w:r>
              <w:rPr>
                <w:color w:val="008000"/>
              </w:rPr>
              <w:t>set</w:t>
            </w:r>
            <w:proofErr w:type="spellEnd"/>
            <w:r>
              <w:rPr>
                <w:color w:val="008000"/>
              </w:rPr>
              <w:t xml:space="preserve"> </w:t>
            </w:r>
            <w:proofErr w:type="spellStart"/>
            <w:r>
              <w:rPr>
                <w:color w:val="008000"/>
              </w:rPr>
              <w:t>with</w:t>
            </w:r>
            <w:proofErr w:type="spellEnd"/>
            <w:r>
              <w:rPr>
                <w:color w:val="008000"/>
              </w:rPr>
              <w:t xml:space="preserve"> </w:t>
            </w:r>
            <w:proofErr w:type="spellStart"/>
            <w:r>
              <w:rPr>
                <w:color w:val="008000"/>
              </w:rPr>
              <w:t>removed</w:t>
            </w:r>
            <w:proofErr w:type="spellEnd"/>
            <w:r>
              <w:rPr>
                <w:color w:val="008000"/>
              </w:rPr>
              <w:t xml:space="preserve"> </w:t>
            </w:r>
            <w:proofErr w:type="spellStart"/>
            <w:r>
              <w:rPr>
                <w:color w:val="008000"/>
              </w:rPr>
              <w:t>outliers</w:t>
            </w:r>
            <w:proofErr w:type="spellEnd"/>
          </w:p>
          <w:p w14:paraId="434249FA" w14:textId="77777777" w:rsidR="00F81630" w:rsidRDefault="00F81630" w:rsidP="001967D1">
            <w:pPr>
              <w:pStyle w:val="HTMLVorformatiert"/>
              <w:spacing w:line="244" w:lineRule="atLeast"/>
              <w:rPr>
                <w:color w:val="333333"/>
              </w:rPr>
            </w:pPr>
          </w:p>
          <w:p w14:paraId="611CD9C7" w14:textId="77777777" w:rsidR="00F81630" w:rsidRDefault="00F81630" w:rsidP="001967D1">
            <w:pPr>
              <w:pStyle w:val="HTMLVorformatiert"/>
              <w:spacing w:line="244" w:lineRule="atLeast"/>
              <w:rPr>
                <w:color w:val="333333"/>
              </w:rPr>
            </w:pPr>
            <w:r>
              <w:rPr>
                <w:color w:val="333333"/>
              </w:rPr>
              <w:t xml:space="preserve">AV_test2 &lt;- </w:t>
            </w:r>
            <w:proofErr w:type="gramStart"/>
            <w:r>
              <w:rPr>
                <w:color w:val="333333"/>
              </w:rPr>
              <w:t>lm(</w:t>
            </w:r>
            <w:proofErr w:type="gramEnd"/>
            <w:r>
              <w:rPr>
                <w:color w:val="333333"/>
              </w:rPr>
              <w:t xml:space="preserve">x ~ y, </w:t>
            </w:r>
            <w:proofErr w:type="spellStart"/>
            <w:r>
              <w:rPr>
                <w:color w:val="333333"/>
              </w:rPr>
              <w:t>data</w:t>
            </w:r>
            <w:proofErr w:type="spellEnd"/>
            <w:r>
              <w:rPr>
                <w:color w:val="333333"/>
              </w:rPr>
              <w:t>=</w:t>
            </w:r>
            <w:proofErr w:type="spellStart"/>
            <w:r>
              <w:rPr>
                <w:color w:val="333333"/>
              </w:rPr>
              <w:t>AV_test_df_rm_out</w:t>
            </w:r>
            <w:proofErr w:type="spellEnd"/>
            <w:r>
              <w:rPr>
                <w:color w:val="333333"/>
              </w:rPr>
              <w:t xml:space="preserve">) </w:t>
            </w:r>
            <w:r>
              <w:rPr>
                <w:color w:val="008000"/>
              </w:rPr>
              <w:t>#x=platform_dummy # y=</w:t>
            </w:r>
            <w:proofErr w:type="spellStart"/>
            <w:r>
              <w:rPr>
                <w:color w:val="008000"/>
              </w:rPr>
              <w:t>amo_recoded#improved</w:t>
            </w:r>
            <w:proofErr w:type="spellEnd"/>
            <w:r>
              <w:rPr>
                <w:color w:val="008000"/>
              </w:rPr>
              <w:t xml:space="preserve"> r2 </w:t>
            </w:r>
            <w:proofErr w:type="spellStart"/>
            <w:r>
              <w:rPr>
                <w:color w:val="008000"/>
              </w:rPr>
              <w:t>from</w:t>
            </w:r>
            <w:proofErr w:type="spellEnd"/>
            <w:r>
              <w:rPr>
                <w:color w:val="008000"/>
              </w:rPr>
              <w:t xml:space="preserve"> 0.1684 </w:t>
            </w:r>
            <w:proofErr w:type="spellStart"/>
            <w:r>
              <w:rPr>
                <w:color w:val="008000"/>
              </w:rPr>
              <w:t>to</w:t>
            </w:r>
            <w:proofErr w:type="spellEnd"/>
            <w:r>
              <w:rPr>
                <w:color w:val="008000"/>
              </w:rPr>
              <w:t xml:space="preserve"> 0.2864</w:t>
            </w:r>
          </w:p>
          <w:p w14:paraId="2ADB9EF4" w14:textId="77777777" w:rsidR="00F81630" w:rsidRDefault="00F81630" w:rsidP="001967D1">
            <w:pPr>
              <w:pStyle w:val="HTMLVorformatiert"/>
              <w:spacing w:line="244" w:lineRule="atLeast"/>
              <w:rPr>
                <w:color w:val="333333"/>
              </w:rPr>
            </w:pPr>
            <w:proofErr w:type="spellStart"/>
            <w:proofErr w:type="gramStart"/>
            <w:r>
              <w:rPr>
                <w:color w:val="333333"/>
              </w:rPr>
              <w:t>summary</w:t>
            </w:r>
            <w:proofErr w:type="spellEnd"/>
            <w:r>
              <w:rPr>
                <w:color w:val="333333"/>
              </w:rPr>
              <w:t>(</w:t>
            </w:r>
            <w:proofErr w:type="gramEnd"/>
            <w:r>
              <w:rPr>
                <w:color w:val="333333"/>
              </w:rPr>
              <w:t>AV_test2)</w:t>
            </w:r>
          </w:p>
          <w:p w14:paraId="466DD38D" w14:textId="77777777" w:rsidR="00F81630" w:rsidRDefault="00F81630" w:rsidP="001967D1">
            <w:pPr>
              <w:pStyle w:val="HTMLVorformatiert"/>
              <w:spacing w:line="244" w:lineRule="atLeast"/>
              <w:rPr>
                <w:color w:val="333333"/>
              </w:rPr>
            </w:pPr>
            <w:r>
              <w:rPr>
                <w:color w:val="008000"/>
              </w:rPr>
              <w:t xml:space="preserve">#Binär-logistische Regression mit </w:t>
            </w:r>
            <w:proofErr w:type="spellStart"/>
            <w:r>
              <w:rPr>
                <w:color w:val="008000"/>
              </w:rPr>
              <w:t>outlier</w:t>
            </w:r>
            <w:proofErr w:type="spellEnd"/>
          </w:p>
          <w:p w14:paraId="7E59AB0D" w14:textId="77777777" w:rsidR="00F81630" w:rsidRDefault="00F81630" w:rsidP="001967D1">
            <w:pPr>
              <w:pStyle w:val="HTMLVorformatiert"/>
              <w:spacing w:line="244" w:lineRule="atLeast"/>
              <w:rPr>
                <w:color w:val="333333"/>
              </w:rPr>
            </w:pPr>
            <w:r>
              <w:rPr>
                <w:color w:val="333333"/>
              </w:rPr>
              <w:t xml:space="preserve">AV &lt;- </w:t>
            </w:r>
            <w:proofErr w:type="spellStart"/>
            <w:proofErr w:type="gramStart"/>
            <w:r>
              <w:rPr>
                <w:color w:val="333333"/>
              </w:rPr>
              <w:t>glm</w:t>
            </w:r>
            <w:proofErr w:type="spellEnd"/>
            <w:r>
              <w:rPr>
                <w:color w:val="333333"/>
              </w:rPr>
              <w:t>(</w:t>
            </w:r>
            <w:proofErr w:type="spellStart"/>
            <w:proofErr w:type="gramEnd"/>
            <w:r>
              <w:rPr>
                <w:color w:val="333333"/>
              </w:rPr>
              <w:t>platform_dummy</w:t>
            </w:r>
            <w:proofErr w:type="spellEnd"/>
            <w:r>
              <w:rPr>
                <w:color w:val="333333"/>
              </w:rPr>
              <w:t xml:space="preserve"> ~ extern + intern , </w:t>
            </w:r>
            <w:proofErr w:type="spellStart"/>
            <w:r>
              <w:rPr>
                <w:color w:val="333333"/>
              </w:rPr>
              <w:t>data</w:t>
            </w:r>
            <w:proofErr w:type="spellEnd"/>
            <w:r>
              <w:rPr>
                <w:color w:val="333333"/>
              </w:rPr>
              <w:t>=</w:t>
            </w:r>
            <w:proofErr w:type="spellStart"/>
            <w:r>
              <w:rPr>
                <w:color w:val="333333"/>
              </w:rPr>
              <w:t>my_data</w:t>
            </w:r>
            <w:proofErr w:type="spellEnd"/>
            <w:r>
              <w:rPr>
                <w:color w:val="333333"/>
              </w:rPr>
              <w:t xml:space="preserve">, </w:t>
            </w:r>
            <w:proofErr w:type="spellStart"/>
            <w:r>
              <w:rPr>
                <w:color w:val="333333"/>
              </w:rPr>
              <w:t>family</w:t>
            </w:r>
            <w:proofErr w:type="spellEnd"/>
            <w:r>
              <w:rPr>
                <w:color w:val="333333"/>
              </w:rPr>
              <w:t xml:space="preserve"> = </w:t>
            </w:r>
            <w:proofErr w:type="spellStart"/>
            <w:r>
              <w:rPr>
                <w:color w:val="333333"/>
              </w:rPr>
              <w:t>binomial</w:t>
            </w:r>
            <w:proofErr w:type="spellEnd"/>
            <w:r>
              <w:rPr>
                <w:color w:val="333333"/>
              </w:rPr>
              <w:t>)</w:t>
            </w:r>
          </w:p>
          <w:p w14:paraId="510401F7" w14:textId="77777777" w:rsidR="00F81630" w:rsidRDefault="00F81630" w:rsidP="001967D1">
            <w:pPr>
              <w:pStyle w:val="HTMLVorformatiert"/>
              <w:spacing w:line="244" w:lineRule="atLeast"/>
              <w:rPr>
                <w:color w:val="333333"/>
              </w:rPr>
            </w:pPr>
            <w:proofErr w:type="spellStart"/>
            <w:proofErr w:type="gramStart"/>
            <w:r>
              <w:rPr>
                <w:color w:val="333333"/>
              </w:rPr>
              <w:t>summary</w:t>
            </w:r>
            <w:proofErr w:type="spellEnd"/>
            <w:r>
              <w:rPr>
                <w:color w:val="333333"/>
              </w:rPr>
              <w:t>(</w:t>
            </w:r>
            <w:proofErr w:type="gramEnd"/>
            <w:r>
              <w:rPr>
                <w:color w:val="333333"/>
              </w:rPr>
              <w:t>AV)</w:t>
            </w:r>
          </w:p>
          <w:p w14:paraId="21CC3E78" w14:textId="77777777" w:rsidR="00F81630" w:rsidRDefault="00F81630" w:rsidP="001967D1">
            <w:pPr>
              <w:pStyle w:val="HTMLVorformatiert"/>
              <w:spacing w:line="244" w:lineRule="atLeast"/>
              <w:rPr>
                <w:color w:val="333333"/>
              </w:rPr>
            </w:pPr>
            <w:r>
              <w:rPr>
                <w:color w:val="008000"/>
              </w:rPr>
              <w:t xml:space="preserve">#Binär-logistische Regression ohne </w:t>
            </w:r>
            <w:proofErr w:type="spellStart"/>
            <w:r>
              <w:rPr>
                <w:color w:val="008000"/>
              </w:rPr>
              <w:t>outlier</w:t>
            </w:r>
            <w:proofErr w:type="spellEnd"/>
          </w:p>
          <w:p w14:paraId="33853DFD" w14:textId="77777777" w:rsidR="00F81630" w:rsidRDefault="00F81630" w:rsidP="001967D1">
            <w:pPr>
              <w:pStyle w:val="HTMLVorformatiert"/>
              <w:spacing w:line="244" w:lineRule="atLeast"/>
              <w:rPr>
                <w:color w:val="333333"/>
              </w:rPr>
            </w:pPr>
            <w:r>
              <w:rPr>
                <w:color w:val="008000"/>
              </w:rPr>
              <w:t xml:space="preserve"># </w:t>
            </w:r>
            <w:proofErr w:type="spellStart"/>
            <w:r>
              <w:rPr>
                <w:color w:val="008000"/>
              </w:rPr>
              <w:t>hypothese</w:t>
            </w:r>
            <w:proofErr w:type="spellEnd"/>
            <w:r>
              <w:rPr>
                <w:color w:val="008000"/>
              </w:rPr>
              <w:t xml:space="preserve"> 3: </w:t>
            </w:r>
            <w:proofErr w:type="spellStart"/>
            <w:r>
              <w:rPr>
                <w:color w:val="008000"/>
              </w:rPr>
              <w:t>extrinsiche</w:t>
            </w:r>
            <w:proofErr w:type="spellEnd"/>
            <w:r>
              <w:rPr>
                <w:color w:val="008000"/>
              </w:rPr>
              <w:t xml:space="preserve"> </w:t>
            </w:r>
            <w:proofErr w:type="spellStart"/>
            <w:r>
              <w:rPr>
                <w:color w:val="008000"/>
              </w:rPr>
              <w:t>faktor</w:t>
            </w:r>
            <w:proofErr w:type="spellEnd"/>
            <w:r>
              <w:rPr>
                <w:color w:val="008000"/>
              </w:rPr>
              <w:t xml:space="preserve"> dominiert die intrinsische </w:t>
            </w:r>
            <w:proofErr w:type="spellStart"/>
            <w:r>
              <w:rPr>
                <w:color w:val="008000"/>
              </w:rPr>
              <w:t>faktoren</w:t>
            </w:r>
            <w:proofErr w:type="spellEnd"/>
            <w:r>
              <w:rPr>
                <w:color w:val="008000"/>
              </w:rPr>
              <w:t xml:space="preserve"> h0: </w:t>
            </w:r>
          </w:p>
          <w:p w14:paraId="19A7D5D3" w14:textId="77777777" w:rsidR="00F81630" w:rsidRDefault="00F81630" w:rsidP="001967D1">
            <w:pPr>
              <w:pStyle w:val="HTMLVorformatiert"/>
              <w:spacing w:line="244" w:lineRule="atLeast"/>
              <w:rPr>
                <w:color w:val="333333"/>
              </w:rPr>
            </w:pPr>
            <w:proofErr w:type="spellStart"/>
            <w:r>
              <w:rPr>
                <w:color w:val="333333"/>
              </w:rPr>
              <w:t>AV_opt</w:t>
            </w:r>
            <w:proofErr w:type="spellEnd"/>
            <w:r>
              <w:rPr>
                <w:color w:val="333333"/>
              </w:rPr>
              <w:t xml:space="preserve"> &lt;- </w:t>
            </w:r>
            <w:proofErr w:type="spellStart"/>
            <w:proofErr w:type="gramStart"/>
            <w:r>
              <w:rPr>
                <w:color w:val="333333"/>
              </w:rPr>
              <w:t>glm</w:t>
            </w:r>
            <w:proofErr w:type="spellEnd"/>
            <w:r>
              <w:rPr>
                <w:color w:val="333333"/>
              </w:rPr>
              <w:t>(</w:t>
            </w:r>
            <w:proofErr w:type="gramEnd"/>
            <w:r>
              <w:rPr>
                <w:color w:val="333333"/>
              </w:rPr>
              <w:t xml:space="preserve">x ~ ext + </w:t>
            </w:r>
            <w:proofErr w:type="spellStart"/>
            <w:r>
              <w:rPr>
                <w:color w:val="333333"/>
              </w:rPr>
              <w:t>int</w:t>
            </w:r>
            <w:proofErr w:type="spellEnd"/>
            <w:r>
              <w:rPr>
                <w:color w:val="333333"/>
              </w:rPr>
              <w:t xml:space="preserve"> , </w:t>
            </w:r>
            <w:proofErr w:type="spellStart"/>
            <w:r>
              <w:rPr>
                <w:color w:val="333333"/>
              </w:rPr>
              <w:t>data</w:t>
            </w:r>
            <w:proofErr w:type="spellEnd"/>
            <w:r>
              <w:rPr>
                <w:color w:val="333333"/>
              </w:rPr>
              <w:t>=</w:t>
            </w:r>
            <w:proofErr w:type="spellStart"/>
            <w:r>
              <w:rPr>
                <w:color w:val="333333"/>
              </w:rPr>
              <w:t>AV_test_df_rm_out</w:t>
            </w:r>
            <w:proofErr w:type="spellEnd"/>
            <w:r>
              <w:rPr>
                <w:color w:val="333333"/>
              </w:rPr>
              <w:t xml:space="preserve">, </w:t>
            </w:r>
            <w:proofErr w:type="spellStart"/>
            <w:r>
              <w:rPr>
                <w:color w:val="333333"/>
              </w:rPr>
              <w:t>family</w:t>
            </w:r>
            <w:proofErr w:type="spellEnd"/>
            <w:r>
              <w:rPr>
                <w:color w:val="333333"/>
              </w:rPr>
              <w:t xml:space="preserve"> = </w:t>
            </w:r>
            <w:proofErr w:type="spellStart"/>
            <w:r>
              <w:rPr>
                <w:color w:val="333333"/>
              </w:rPr>
              <w:t>binomial</w:t>
            </w:r>
            <w:proofErr w:type="spellEnd"/>
            <w:r>
              <w:rPr>
                <w:color w:val="333333"/>
              </w:rPr>
              <w:t xml:space="preserve">)  </w:t>
            </w:r>
            <w:r>
              <w:rPr>
                <w:color w:val="008000"/>
              </w:rPr>
              <w:t>#ß(int)= 0.2749 &gt;ß(ext)= 0.1387 ##hypothese wiederlegt#</w:t>
            </w:r>
          </w:p>
          <w:p w14:paraId="56C2BAFF" w14:textId="77777777" w:rsidR="00F81630" w:rsidRDefault="00F81630" w:rsidP="001967D1">
            <w:pPr>
              <w:pStyle w:val="HTMLVorformatiert"/>
              <w:spacing w:line="244" w:lineRule="atLeast"/>
              <w:rPr>
                <w:rFonts w:ascii="Courier New" w:hAnsi="Courier New"/>
                <w:color w:val="333333"/>
              </w:rPr>
            </w:pPr>
            <w:proofErr w:type="spellStart"/>
            <w:proofErr w:type="gramStart"/>
            <w:r>
              <w:rPr>
                <w:color w:val="333333"/>
              </w:rPr>
              <w:t>summary</w:t>
            </w:r>
            <w:proofErr w:type="spellEnd"/>
            <w:r>
              <w:rPr>
                <w:color w:val="333333"/>
              </w:rPr>
              <w:t>(</w:t>
            </w:r>
            <w:proofErr w:type="spellStart"/>
            <w:proofErr w:type="gramEnd"/>
            <w:r>
              <w:rPr>
                <w:color w:val="333333"/>
              </w:rPr>
              <w:t>AV_opt</w:t>
            </w:r>
            <w:proofErr w:type="spellEnd"/>
            <w:r>
              <w:rPr>
                <w:color w:val="333333"/>
              </w:rPr>
              <w:t>)</w:t>
            </w:r>
          </w:p>
          <w:p w14:paraId="10767E3E" w14:textId="2B28DFA2" w:rsidR="000C66D5" w:rsidRPr="00D95863" w:rsidRDefault="000C66D5" w:rsidP="001967D1">
            <w:pPr>
              <w:pStyle w:val="HTMLVorformatiert"/>
              <w:spacing w:line="240" w:lineRule="exact"/>
              <w:rPr>
                <w:rFonts w:cs="Arial"/>
                <w:color w:val="333333"/>
                <w:sz w:val="24"/>
                <w:szCs w:val="24"/>
                <w:lang w:val="en-GB"/>
              </w:rPr>
            </w:pPr>
          </w:p>
        </w:tc>
      </w:tr>
    </w:tbl>
    <w:p w14:paraId="644B4299" w14:textId="6A25F241" w:rsidR="000C66D5" w:rsidRDefault="000C66D5" w:rsidP="000C66D5">
      <w:pPr>
        <w:rPr>
          <w:lang w:val="en-GB"/>
        </w:rPr>
      </w:pPr>
    </w:p>
    <w:p w14:paraId="4CCB9C47" w14:textId="26F12B0B" w:rsidR="000C66D5" w:rsidRPr="004C4EFC" w:rsidRDefault="006779A8" w:rsidP="000C66D5">
      <w:pPr>
        <w:rPr>
          <w:b/>
          <w:bCs/>
          <w:lang w:val="en-GB"/>
        </w:rPr>
      </w:pPr>
      <w:proofErr w:type="spellStart"/>
      <w:r w:rsidRPr="004C4EFC">
        <w:rPr>
          <w:b/>
          <w:bCs/>
          <w:lang w:val="en-GB"/>
        </w:rPr>
        <w:lastRenderedPageBreak/>
        <w:t>Anhang</w:t>
      </w:r>
      <w:proofErr w:type="spellEnd"/>
      <w:r w:rsidRPr="004C4EFC">
        <w:rPr>
          <w:b/>
          <w:bCs/>
          <w:lang w:val="en-GB"/>
        </w:rPr>
        <w:t xml:space="preserve"> B – Sem Modell, </w:t>
      </w:r>
      <w:proofErr w:type="spellStart"/>
      <w:r w:rsidRPr="004C4EFC">
        <w:rPr>
          <w:b/>
          <w:bCs/>
          <w:lang w:val="en-GB"/>
        </w:rPr>
        <w:t>Faktoranalyse</w:t>
      </w:r>
      <w:proofErr w:type="spellEnd"/>
      <w:r w:rsidRPr="004C4EFC">
        <w:rPr>
          <w:b/>
          <w:bCs/>
          <w:lang w:val="en-GB"/>
        </w:rPr>
        <w:t xml:space="preserve"> und </w:t>
      </w:r>
      <w:proofErr w:type="spellStart"/>
      <w:r w:rsidRPr="004C4EFC">
        <w:rPr>
          <w:b/>
          <w:bCs/>
          <w:lang w:val="en-GB"/>
        </w:rPr>
        <w:t>Konstruktvalidität</w:t>
      </w:r>
      <w:proofErr w:type="spellEnd"/>
      <w:r w:rsidRPr="004C4EFC">
        <w:rPr>
          <w:b/>
          <w:bCs/>
          <w:lang w:val="en-GB"/>
        </w:rPr>
        <w:t xml:space="preserve"> </w:t>
      </w:r>
    </w:p>
    <w:tbl>
      <w:tblPr>
        <w:tblStyle w:val="Tabellenraster"/>
        <w:tblW w:w="0" w:type="auto"/>
        <w:tblLook w:val="04A0" w:firstRow="1" w:lastRow="0" w:firstColumn="1" w:lastColumn="0" w:noHBand="0" w:noVBand="1"/>
      </w:tblPr>
      <w:tblGrid>
        <w:gridCol w:w="421"/>
        <w:gridCol w:w="8285"/>
      </w:tblGrid>
      <w:tr w:rsidR="004C4EFC" w:rsidRPr="0073385B" w14:paraId="2C0DC0B0" w14:textId="77777777" w:rsidTr="00B235F2">
        <w:trPr>
          <w:trHeight w:val="5975"/>
        </w:trPr>
        <w:tc>
          <w:tcPr>
            <w:tcW w:w="421" w:type="dxa"/>
          </w:tcPr>
          <w:p w14:paraId="35A9450E" w14:textId="5161158B"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 xml:space="preserve"> </w:t>
            </w:r>
            <w:r w:rsidRPr="00B235F2">
              <w:rPr>
                <w:color w:val="333333"/>
                <w:sz w:val="18"/>
                <w:szCs w:val="18"/>
              </w:rPr>
              <w:t>1</w:t>
            </w:r>
          </w:p>
          <w:p w14:paraId="39CAFCE2"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 xml:space="preserve"> 2</w:t>
            </w:r>
          </w:p>
          <w:p w14:paraId="3B5438ED"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 xml:space="preserve"> 3</w:t>
            </w:r>
          </w:p>
          <w:p w14:paraId="2918B93C"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 xml:space="preserve"> 4</w:t>
            </w:r>
          </w:p>
          <w:p w14:paraId="3487042C"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 xml:space="preserve"> 5</w:t>
            </w:r>
          </w:p>
          <w:p w14:paraId="3AB7C980"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 xml:space="preserve"> 6</w:t>
            </w:r>
          </w:p>
          <w:p w14:paraId="37BA1236"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 xml:space="preserve"> 7</w:t>
            </w:r>
          </w:p>
          <w:p w14:paraId="78596BDE"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 xml:space="preserve"> 8</w:t>
            </w:r>
          </w:p>
          <w:p w14:paraId="198C2414"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 xml:space="preserve"> 9</w:t>
            </w:r>
          </w:p>
          <w:p w14:paraId="3050D3A1"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10</w:t>
            </w:r>
          </w:p>
          <w:p w14:paraId="27D3A274"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11</w:t>
            </w:r>
          </w:p>
          <w:p w14:paraId="7D0C033F"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12</w:t>
            </w:r>
          </w:p>
          <w:p w14:paraId="50E57030"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13</w:t>
            </w:r>
          </w:p>
          <w:p w14:paraId="0D0DB549"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14</w:t>
            </w:r>
          </w:p>
          <w:p w14:paraId="61F06ECF"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15</w:t>
            </w:r>
          </w:p>
          <w:p w14:paraId="5FD7EB5E"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16</w:t>
            </w:r>
          </w:p>
          <w:p w14:paraId="796D4BC3"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17</w:t>
            </w:r>
          </w:p>
          <w:p w14:paraId="71007724"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18</w:t>
            </w:r>
          </w:p>
          <w:p w14:paraId="39E7914C"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19</w:t>
            </w:r>
          </w:p>
          <w:p w14:paraId="03BDD5C6"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20</w:t>
            </w:r>
          </w:p>
          <w:p w14:paraId="24BEB325"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21</w:t>
            </w:r>
          </w:p>
          <w:p w14:paraId="42EB5E58" w14:textId="77777777" w:rsidR="00B235F2" w:rsidRPr="00B235F2" w:rsidRDefault="00B235F2" w:rsidP="00B235F2">
            <w:pPr>
              <w:pStyle w:val="HTMLVorformatiert"/>
              <w:spacing w:line="244" w:lineRule="atLeast"/>
              <w:jc w:val="center"/>
              <w:rPr>
                <w:color w:val="333333"/>
                <w:sz w:val="18"/>
                <w:szCs w:val="18"/>
              </w:rPr>
            </w:pPr>
            <w:r w:rsidRPr="00B235F2">
              <w:rPr>
                <w:color w:val="333333"/>
                <w:sz w:val="18"/>
                <w:szCs w:val="18"/>
              </w:rPr>
              <w:t>22</w:t>
            </w:r>
          </w:p>
          <w:p w14:paraId="244629AD" w14:textId="77777777" w:rsidR="004C4EFC" w:rsidRDefault="00B235F2" w:rsidP="00B235F2">
            <w:pPr>
              <w:pStyle w:val="HTMLVorformatiert"/>
              <w:spacing w:line="240" w:lineRule="exact"/>
              <w:jc w:val="center"/>
              <w:rPr>
                <w:color w:val="333333"/>
                <w:sz w:val="18"/>
                <w:szCs w:val="18"/>
              </w:rPr>
            </w:pPr>
            <w:r w:rsidRPr="00B235F2">
              <w:rPr>
                <w:color w:val="333333"/>
                <w:sz w:val="18"/>
                <w:szCs w:val="18"/>
              </w:rPr>
              <w:t>23</w:t>
            </w:r>
          </w:p>
          <w:p w14:paraId="3D7D5F41" w14:textId="04EBB0F3" w:rsidR="00B235F2" w:rsidRPr="001967D1" w:rsidRDefault="00B235F2" w:rsidP="00B235F2">
            <w:pPr>
              <w:pStyle w:val="HTMLVorformatiert"/>
              <w:spacing w:line="240" w:lineRule="exact"/>
              <w:jc w:val="center"/>
              <w:rPr>
                <w:rFonts w:cs="Arial"/>
                <w:color w:val="333333"/>
                <w:lang w:val="de-DE"/>
              </w:rPr>
            </w:pPr>
            <w:r>
              <w:rPr>
                <w:color w:val="333333"/>
                <w:sz w:val="18"/>
                <w:szCs w:val="18"/>
              </w:rPr>
              <w:t>24</w:t>
            </w:r>
          </w:p>
        </w:tc>
        <w:tc>
          <w:tcPr>
            <w:tcW w:w="8285" w:type="dxa"/>
          </w:tcPr>
          <w:p w14:paraId="2A029245" w14:textId="77777777" w:rsidR="00B235F2" w:rsidRDefault="00B235F2" w:rsidP="00B235F2">
            <w:pPr>
              <w:pStyle w:val="HTMLVorformatiert"/>
              <w:shd w:val="clear" w:color="auto" w:fill="FFFFFF"/>
              <w:spacing w:line="244" w:lineRule="atLeast"/>
              <w:rPr>
                <w:color w:val="333333"/>
              </w:rPr>
            </w:pPr>
            <w:proofErr w:type="spellStart"/>
            <w:r>
              <w:rPr>
                <w:color w:val="333333"/>
              </w:rPr>
              <w:t>library</w:t>
            </w:r>
            <w:proofErr w:type="spellEnd"/>
            <w:r>
              <w:rPr>
                <w:color w:val="333333"/>
              </w:rPr>
              <w:t>(</w:t>
            </w:r>
            <w:proofErr w:type="spellStart"/>
            <w:r>
              <w:rPr>
                <w:color w:val="333333"/>
              </w:rPr>
              <w:t>readxl</w:t>
            </w:r>
            <w:proofErr w:type="spellEnd"/>
            <w:r>
              <w:rPr>
                <w:color w:val="333333"/>
              </w:rPr>
              <w:t>)</w:t>
            </w:r>
          </w:p>
          <w:p w14:paraId="3FB2331D" w14:textId="77777777" w:rsidR="00B235F2" w:rsidRDefault="00B235F2" w:rsidP="00B235F2">
            <w:pPr>
              <w:pStyle w:val="HTMLVorformatiert"/>
              <w:shd w:val="clear" w:color="auto" w:fill="FFFFFF"/>
              <w:spacing w:line="244" w:lineRule="atLeast"/>
              <w:rPr>
                <w:color w:val="333333"/>
              </w:rPr>
            </w:pPr>
            <w:r>
              <w:rPr>
                <w:color w:val="008000"/>
              </w:rPr>
              <w:t xml:space="preserve"># </w:t>
            </w:r>
            <w:proofErr w:type="spellStart"/>
            <w:r>
              <w:rPr>
                <w:color w:val="008000"/>
              </w:rPr>
              <w:t>xlsx</w:t>
            </w:r>
            <w:proofErr w:type="spellEnd"/>
            <w:r>
              <w:rPr>
                <w:color w:val="008000"/>
              </w:rPr>
              <w:t xml:space="preserve"> </w:t>
            </w:r>
            <w:proofErr w:type="spellStart"/>
            <w:r>
              <w:rPr>
                <w:color w:val="008000"/>
              </w:rPr>
              <w:t>files</w:t>
            </w:r>
            <w:proofErr w:type="spellEnd"/>
          </w:p>
          <w:p w14:paraId="325FB567" w14:textId="77777777" w:rsidR="00B235F2" w:rsidRDefault="00B235F2" w:rsidP="00B235F2">
            <w:pPr>
              <w:pStyle w:val="HTMLVorformatiert"/>
              <w:shd w:val="clear" w:color="auto" w:fill="FFFFFF"/>
              <w:spacing w:line="244" w:lineRule="atLeast"/>
              <w:rPr>
                <w:color w:val="333333"/>
              </w:rPr>
            </w:pPr>
            <w:proofErr w:type="spellStart"/>
            <w:r>
              <w:rPr>
                <w:color w:val="333333"/>
              </w:rPr>
              <w:t>my_data</w:t>
            </w:r>
            <w:proofErr w:type="spellEnd"/>
            <w:r>
              <w:rPr>
                <w:color w:val="333333"/>
              </w:rPr>
              <w:t xml:space="preserve"> &lt;- </w:t>
            </w:r>
            <w:proofErr w:type="spellStart"/>
            <w:r>
              <w:rPr>
                <w:color w:val="333333"/>
              </w:rPr>
              <w:t>read_excel</w:t>
            </w:r>
            <w:proofErr w:type="spellEnd"/>
            <w:r>
              <w:rPr>
                <w:color w:val="333333"/>
              </w:rPr>
              <w:t>(</w:t>
            </w:r>
            <w:r>
              <w:rPr>
                <w:color w:val="A31515"/>
              </w:rPr>
              <w:t>"~/</w:t>
            </w:r>
            <w:proofErr w:type="spellStart"/>
            <w:r>
              <w:rPr>
                <w:color w:val="A31515"/>
              </w:rPr>
              <w:t>surveyData</w:t>
            </w:r>
            <w:proofErr w:type="spellEnd"/>
            <w:r>
              <w:rPr>
                <w:color w:val="A31515"/>
              </w:rPr>
              <w:t>/survey1.xlsx"</w:t>
            </w:r>
            <w:r>
              <w:rPr>
                <w:color w:val="333333"/>
              </w:rPr>
              <w:t>)</w:t>
            </w:r>
          </w:p>
          <w:p w14:paraId="1CBF1067" w14:textId="77777777" w:rsidR="00B235F2" w:rsidRDefault="00B235F2" w:rsidP="00B235F2">
            <w:pPr>
              <w:pStyle w:val="HTMLVorformatiert"/>
              <w:shd w:val="clear" w:color="auto" w:fill="FFFFFF"/>
              <w:spacing w:line="244" w:lineRule="atLeast"/>
              <w:rPr>
                <w:color w:val="333333"/>
              </w:rPr>
            </w:pPr>
            <w:proofErr w:type="spellStart"/>
            <w:proofErr w:type="gramStart"/>
            <w:r>
              <w:rPr>
                <w:color w:val="333333"/>
              </w:rPr>
              <w:t>data.frame</w:t>
            </w:r>
            <w:proofErr w:type="spellEnd"/>
            <w:proofErr w:type="gramEnd"/>
            <w:r>
              <w:rPr>
                <w:color w:val="333333"/>
              </w:rPr>
              <w:t>&lt;-</w:t>
            </w:r>
            <w:proofErr w:type="spellStart"/>
            <w:r>
              <w:rPr>
                <w:color w:val="333333"/>
              </w:rPr>
              <w:t>df</w:t>
            </w:r>
            <w:proofErr w:type="spellEnd"/>
          </w:p>
          <w:p w14:paraId="68E50D0B" w14:textId="77777777" w:rsidR="00B235F2" w:rsidRDefault="00B235F2" w:rsidP="00B235F2">
            <w:pPr>
              <w:pStyle w:val="HTMLVorformatiert"/>
              <w:shd w:val="clear" w:color="auto" w:fill="FFFFFF"/>
              <w:spacing w:line="244" w:lineRule="atLeast"/>
              <w:rPr>
                <w:color w:val="333333"/>
              </w:rPr>
            </w:pPr>
            <w:r>
              <w:rPr>
                <w:color w:val="008000"/>
              </w:rPr>
              <w:t xml:space="preserve">##tbd </w:t>
            </w:r>
            <w:proofErr w:type="spellStart"/>
            <w:r>
              <w:rPr>
                <w:color w:val="008000"/>
              </w:rPr>
              <w:t>manipulate</w:t>
            </w:r>
            <w:proofErr w:type="spellEnd"/>
            <w:r>
              <w:rPr>
                <w:color w:val="008000"/>
              </w:rPr>
              <w:t xml:space="preserve"> </w:t>
            </w:r>
            <w:proofErr w:type="spellStart"/>
            <w:r>
              <w:rPr>
                <w:color w:val="008000"/>
              </w:rPr>
              <w:t>dataframe</w:t>
            </w:r>
            <w:proofErr w:type="spellEnd"/>
          </w:p>
          <w:p w14:paraId="36323FBB" w14:textId="77777777" w:rsidR="00B235F2" w:rsidRDefault="00B235F2" w:rsidP="00B235F2">
            <w:pPr>
              <w:pStyle w:val="HTMLVorformatiert"/>
              <w:shd w:val="clear" w:color="auto" w:fill="FFFFFF"/>
              <w:spacing w:line="244" w:lineRule="atLeast"/>
              <w:rPr>
                <w:color w:val="333333"/>
              </w:rPr>
            </w:pPr>
          </w:p>
          <w:p w14:paraId="40C3AF84" w14:textId="77777777" w:rsidR="00B235F2" w:rsidRDefault="00B235F2" w:rsidP="00B235F2">
            <w:pPr>
              <w:pStyle w:val="HTMLVorformatiert"/>
              <w:shd w:val="clear" w:color="auto" w:fill="FFFFFF"/>
              <w:spacing w:line="244" w:lineRule="atLeast"/>
              <w:rPr>
                <w:color w:val="333333"/>
              </w:rPr>
            </w:pPr>
            <w:proofErr w:type="spellStart"/>
            <w:r>
              <w:rPr>
                <w:color w:val="333333"/>
              </w:rPr>
              <w:t>library</w:t>
            </w:r>
            <w:proofErr w:type="spellEnd"/>
            <w:r>
              <w:rPr>
                <w:color w:val="333333"/>
              </w:rPr>
              <w:t>(</w:t>
            </w:r>
            <w:r>
              <w:rPr>
                <w:color w:val="A31515"/>
              </w:rPr>
              <w:t>"</w:t>
            </w:r>
            <w:proofErr w:type="spellStart"/>
            <w:r>
              <w:rPr>
                <w:color w:val="A31515"/>
              </w:rPr>
              <w:t>lavaan</w:t>
            </w:r>
            <w:proofErr w:type="spellEnd"/>
            <w:r>
              <w:rPr>
                <w:color w:val="A31515"/>
              </w:rPr>
              <w:t>"</w:t>
            </w:r>
            <w:r>
              <w:rPr>
                <w:color w:val="333333"/>
              </w:rPr>
              <w:t>)</w:t>
            </w:r>
          </w:p>
          <w:p w14:paraId="2E3138D7" w14:textId="15C74C38" w:rsidR="00B235F2" w:rsidRDefault="00B235F2" w:rsidP="00B235F2">
            <w:pPr>
              <w:pStyle w:val="HTMLVorformatiert"/>
              <w:shd w:val="clear" w:color="auto" w:fill="FFFFFF"/>
              <w:spacing w:line="244" w:lineRule="atLeast"/>
              <w:rPr>
                <w:color w:val="333333"/>
              </w:rPr>
            </w:pPr>
            <w:r>
              <w:rPr>
                <w:color w:val="008000"/>
              </w:rPr>
              <w:t># verworfene Items: rew1, rew3, rec1, rec3,</w:t>
            </w:r>
            <w:r>
              <w:rPr>
                <w:color w:val="008000"/>
              </w:rPr>
              <w:t xml:space="preserve"> </w:t>
            </w:r>
            <w:r>
              <w:rPr>
                <w:color w:val="008000"/>
              </w:rPr>
              <w:t>sup1</w:t>
            </w:r>
          </w:p>
          <w:p w14:paraId="315E5A70" w14:textId="77777777" w:rsidR="00B235F2" w:rsidRDefault="00B235F2" w:rsidP="00B235F2">
            <w:pPr>
              <w:pStyle w:val="HTMLVorformatiert"/>
              <w:shd w:val="clear" w:color="auto" w:fill="FFFFFF"/>
              <w:spacing w:line="244" w:lineRule="atLeast"/>
              <w:rPr>
                <w:color w:val="333333"/>
              </w:rPr>
            </w:pPr>
            <w:proofErr w:type="spellStart"/>
            <w:r>
              <w:rPr>
                <w:color w:val="333333"/>
              </w:rPr>
              <w:t>model</w:t>
            </w:r>
            <w:proofErr w:type="spellEnd"/>
            <w:r>
              <w:rPr>
                <w:color w:val="333333"/>
              </w:rPr>
              <w:t>&lt;-</w:t>
            </w:r>
            <w:r>
              <w:rPr>
                <w:color w:val="A31515"/>
              </w:rPr>
              <w:t>'</w:t>
            </w:r>
          </w:p>
          <w:p w14:paraId="0BC0355C" w14:textId="77777777" w:rsidR="00B235F2" w:rsidRDefault="00B235F2" w:rsidP="00B235F2">
            <w:pPr>
              <w:pStyle w:val="HTMLVorformatiert"/>
              <w:shd w:val="clear" w:color="auto" w:fill="FFFFFF"/>
              <w:spacing w:line="244" w:lineRule="atLeast"/>
              <w:rPr>
                <w:color w:val="333333"/>
              </w:rPr>
            </w:pPr>
            <w:r>
              <w:rPr>
                <w:color w:val="A31515"/>
              </w:rPr>
              <w:t>ext =~ rew2 + con2 + con1 + rec2</w:t>
            </w:r>
          </w:p>
          <w:p w14:paraId="67CBC683" w14:textId="77777777" w:rsidR="00B235F2" w:rsidRDefault="00B235F2" w:rsidP="00B235F2">
            <w:pPr>
              <w:pStyle w:val="HTMLVorformatiert"/>
              <w:shd w:val="clear" w:color="auto" w:fill="FFFFFF"/>
              <w:spacing w:line="244" w:lineRule="atLeast"/>
              <w:rPr>
                <w:color w:val="333333"/>
              </w:rPr>
            </w:pPr>
            <w:proofErr w:type="spellStart"/>
            <w:r>
              <w:rPr>
                <w:color w:val="A31515"/>
              </w:rPr>
              <w:t>int</w:t>
            </w:r>
            <w:proofErr w:type="spellEnd"/>
            <w:r>
              <w:rPr>
                <w:color w:val="A31515"/>
              </w:rPr>
              <w:t xml:space="preserve"> =~ com1 + com2 + sup2 + sup3</w:t>
            </w:r>
          </w:p>
          <w:p w14:paraId="0F8B835B" w14:textId="77777777" w:rsidR="00B235F2" w:rsidRDefault="00B235F2" w:rsidP="00B235F2">
            <w:pPr>
              <w:pStyle w:val="HTMLVorformatiert"/>
              <w:shd w:val="clear" w:color="auto" w:fill="FFFFFF"/>
              <w:spacing w:line="244" w:lineRule="atLeast"/>
              <w:rPr>
                <w:color w:val="333333"/>
              </w:rPr>
            </w:pPr>
            <w:r>
              <w:rPr>
                <w:color w:val="A31515"/>
              </w:rPr>
              <w:t>'</w:t>
            </w:r>
            <w:r>
              <w:rPr>
                <w:color w:val="333333"/>
              </w:rPr>
              <w:t xml:space="preserve"> </w:t>
            </w:r>
          </w:p>
          <w:p w14:paraId="763B05E2" w14:textId="77777777" w:rsidR="00B235F2" w:rsidRDefault="00B235F2" w:rsidP="00B235F2">
            <w:pPr>
              <w:pStyle w:val="HTMLVorformatiert"/>
              <w:shd w:val="clear" w:color="auto" w:fill="FFFFFF"/>
              <w:spacing w:line="244" w:lineRule="atLeast"/>
              <w:rPr>
                <w:color w:val="333333"/>
              </w:rPr>
            </w:pPr>
            <w:r>
              <w:rPr>
                <w:color w:val="333333"/>
              </w:rPr>
              <w:t>fit &lt;-</w:t>
            </w:r>
            <w:proofErr w:type="spellStart"/>
            <w:proofErr w:type="gramStart"/>
            <w:r>
              <w:rPr>
                <w:color w:val="333333"/>
              </w:rPr>
              <w:t>cfa</w:t>
            </w:r>
            <w:proofErr w:type="spellEnd"/>
            <w:r>
              <w:rPr>
                <w:color w:val="333333"/>
              </w:rPr>
              <w:t>(</w:t>
            </w:r>
            <w:proofErr w:type="spellStart"/>
            <w:proofErr w:type="gramEnd"/>
            <w:r>
              <w:rPr>
                <w:color w:val="333333"/>
              </w:rPr>
              <w:t>model</w:t>
            </w:r>
            <w:proofErr w:type="spellEnd"/>
            <w:r>
              <w:rPr>
                <w:color w:val="333333"/>
              </w:rPr>
              <w:t xml:space="preserve">, </w:t>
            </w:r>
            <w:proofErr w:type="spellStart"/>
            <w:r>
              <w:rPr>
                <w:color w:val="333333"/>
              </w:rPr>
              <w:t>data</w:t>
            </w:r>
            <w:proofErr w:type="spellEnd"/>
            <w:r>
              <w:rPr>
                <w:color w:val="333333"/>
              </w:rPr>
              <w:t>=</w:t>
            </w:r>
            <w:proofErr w:type="spellStart"/>
            <w:r>
              <w:rPr>
                <w:color w:val="333333"/>
              </w:rPr>
              <w:t>my_data</w:t>
            </w:r>
            <w:proofErr w:type="spellEnd"/>
            <w:r>
              <w:rPr>
                <w:color w:val="333333"/>
              </w:rPr>
              <w:t>, std.lv=TRUE)</w:t>
            </w:r>
          </w:p>
          <w:p w14:paraId="515DA869" w14:textId="77777777" w:rsidR="00B235F2" w:rsidRDefault="00B235F2" w:rsidP="00B235F2">
            <w:pPr>
              <w:pStyle w:val="HTMLVorformatiert"/>
              <w:shd w:val="clear" w:color="auto" w:fill="FFFFFF"/>
              <w:spacing w:line="244" w:lineRule="atLeast"/>
              <w:rPr>
                <w:color w:val="333333"/>
              </w:rPr>
            </w:pPr>
            <w:proofErr w:type="spellStart"/>
            <w:proofErr w:type="gramStart"/>
            <w:r>
              <w:rPr>
                <w:color w:val="333333"/>
              </w:rPr>
              <w:t>summary</w:t>
            </w:r>
            <w:proofErr w:type="spellEnd"/>
            <w:r>
              <w:rPr>
                <w:color w:val="333333"/>
              </w:rPr>
              <w:t>(</w:t>
            </w:r>
            <w:proofErr w:type="gramEnd"/>
            <w:r>
              <w:rPr>
                <w:color w:val="333333"/>
              </w:rPr>
              <w:t xml:space="preserve">fit, </w:t>
            </w:r>
            <w:proofErr w:type="spellStart"/>
            <w:r>
              <w:rPr>
                <w:color w:val="333333"/>
              </w:rPr>
              <w:t>fit.measures</w:t>
            </w:r>
            <w:proofErr w:type="spellEnd"/>
            <w:r>
              <w:rPr>
                <w:color w:val="333333"/>
              </w:rPr>
              <w:t>=TRUE)</w:t>
            </w:r>
          </w:p>
          <w:p w14:paraId="1112A0FC" w14:textId="77777777" w:rsidR="00B235F2" w:rsidRDefault="00B235F2" w:rsidP="00B235F2">
            <w:pPr>
              <w:pStyle w:val="HTMLVorformatiert"/>
              <w:shd w:val="clear" w:color="auto" w:fill="FFFFFF"/>
              <w:spacing w:line="244" w:lineRule="atLeast"/>
              <w:rPr>
                <w:color w:val="333333"/>
              </w:rPr>
            </w:pPr>
            <w:proofErr w:type="spellStart"/>
            <w:proofErr w:type="gramStart"/>
            <w:r>
              <w:rPr>
                <w:color w:val="333333"/>
              </w:rPr>
              <w:t>summary</w:t>
            </w:r>
            <w:proofErr w:type="spellEnd"/>
            <w:r>
              <w:rPr>
                <w:color w:val="333333"/>
              </w:rPr>
              <w:t>(</w:t>
            </w:r>
            <w:proofErr w:type="gramEnd"/>
            <w:r>
              <w:rPr>
                <w:color w:val="333333"/>
              </w:rPr>
              <w:t xml:space="preserve">fit, </w:t>
            </w:r>
            <w:proofErr w:type="spellStart"/>
            <w:r>
              <w:rPr>
                <w:color w:val="333333"/>
              </w:rPr>
              <w:t>standardized</w:t>
            </w:r>
            <w:proofErr w:type="spellEnd"/>
            <w:r>
              <w:rPr>
                <w:color w:val="333333"/>
              </w:rPr>
              <w:t>=TRUE)</w:t>
            </w:r>
          </w:p>
          <w:p w14:paraId="12B6990C" w14:textId="77777777" w:rsidR="00B235F2" w:rsidRDefault="00B235F2" w:rsidP="00B235F2">
            <w:pPr>
              <w:pStyle w:val="HTMLVorformatiert"/>
              <w:shd w:val="clear" w:color="auto" w:fill="FFFFFF"/>
              <w:spacing w:line="244" w:lineRule="atLeast"/>
              <w:rPr>
                <w:color w:val="333333"/>
              </w:rPr>
            </w:pPr>
            <w:r>
              <w:rPr>
                <w:color w:val="008000"/>
              </w:rPr>
              <w:t>#SRMR = 0.099#RMSEA = 0.081 # TLI=0.936 #CFI=0.956 # chi2=0.132</w:t>
            </w:r>
          </w:p>
          <w:p w14:paraId="021A2F5D" w14:textId="77777777" w:rsidR="00B235F2" w:rsidRDefault="00B235F2" w:rsidP="00B235F2">
            <w:pPr>
              <w:pStyle w:val="HTMLVorformatiert"/>
              <w:shd w:val="clear" w:color="auto" w:fill="FFFFFF"/>
              <w:spacing w:line="244" w:lineRule="atLeast"/>
              <w:rPr>
                <w:color w:val="333333"/>
              </w:rPr>
            </w:pPr>
          </w:p>
          <w:p w14:paraId="4197B9A2" w14:textId="77777777" w:rsidR="00B235F2" w:rsidRDefault="00B235F2" w:rsidP="00B235F2">
            <w:pPr>
              <w:pStyle w:val="HTMLVorformatiert"/>
              <w:shd w:val="clear" w:color="auto" w:fill="FFFFFF"/>
              <w:spacing w:line="244" w:lineRule="atLeast"/>
              <w:rPr>
                <w:color w:val="333333"/>
              </w:rPr>
            </w:pPr>
            <w:r>
              <w:rPr>
                <w:color w:val="008000"/>
              </w:rPr>
              <w:t xml:space="preserve">#discriminant </w:t>
            </w:r>
            <w:proofErr w:type="spellStart"/>
            <w:r>
              <w:rPr>
                <w:color w:val="008000"/>
              </w:rPr>
              <w:t>and</w:t>
            </w:r>
            <w:proofErr w:type="spellEnd"/>
            <w:r>
              <w:rPr>
                <w:color w:val="008000"/>
              </w:rPr>
              <w:t xml:space="preserve"> </w:t>
            </w:r>
            <w:proofErr w:type="spellStart"/>
            <w:r>
              <w:rPr>
                <w:color w:val="008000"/>
              </w:rPr>
              <w:t>convergent</w:t>
            </w:r>
            <w:proofErr w:type="spellEnd"/>
            <w:r>
              <w:rPr>
                <w:color w:val="008000"/>
              </w:rPr>
              <w:t xml:space="preserve"> </w:t>
            </w:r>
            <w:proofErr w:type="spellStart"/>
            <w:r>
              <w:rPr>
                <w:color w:val="008000"/>
              </w:rPr>
              <w:t>valdity</w:t>
            </w:r>
            <w:proofErr w:type="spellEnd"/>
            <w:r>
              <w:rPr>
                <w:color w:val="008000"/>
              </w:rPr>
              <w:t xml:space="preserve"> </w:t>
            </w:r>
          </w:p>
          <w:p w14:paraId="74B95431" w14:textId="77777777" w:rsidR="00B235F2" w:rsidRDefault="00B235F2" w:rsidP="00B235F2">
            <w:pPr>
              <w:pStyle w:val="HTMLVorformatiert"/>
              <w:shd w:val="clear" w:color="auto" w:fill="FFFFFF"/>
              <w:spacing w:line="244" w:lineRule="atLeast"/>
              <w:rPr>
                <w:color w:val="333333"/>
              </w:rPr>
            </w:pPr>
            <w:proofErr w:type="spellStart"/>
            <w:r>
              <w:rPr>
                <w:color w:val="333333"/>
              </w:rPr>
              <w:t>condisc</w:t>
            </w:r>
            <w:proofErr w:type="spellEnd"/>
            <w:r>
              <w:rPr>
                <w:color w:val="333333"/>
              </w:rPr>
              <w:t xml:space="preserve">(fit) </w:t>
            </w:r>
            <w:r>
              <w:rPr>
                <w:color w:val="008000"/>
              </w:rPr>
              <w:t xml:space="preserve"># </w:t>
            </w:r>
            <w:proofErr w:type="spellStart"/>
            <w:r>
              <w:rPr>
                <w:color w:val="008000"/>
              </w:rPr>
              <w:t>ave_ext</w:t>
            </w:r>
            <w:proofErr w:type="spellEnd"/>
            <w:r>
              <w:rPr>
                <w:color w:val="008000"/>
              </w:rPr>
              <w:t xml:space="preserve">&lt;0.5#we </w:t>
            </w:r>
            <w:proofErr w:type="spellStart"/>
            <w:r>
              <w:rPr>
                <w:color w:val="008000"/>
              </w:rPr>
              <w:t>can</w:t>
            </w:r>
            <w:proofErr w:type="spellEnd"/>
            <w:r>
              <w:rPr>
                <w:color w:val="008000"/>
              </w:rPr>
              <w:t xml:space="preserve"> </w:t>
            </w:r>
            <w:proofErr w:type="spellStart"/>
            <w:r>
              <w:rPr>
                <w:color w:val="008000"/>
              </w:rPr>
              <w:t>accept</w:t>
            </w:r>
            <w:proofErr w:type="spellEnd"/>
            <w:r>
              <w:rPr>
                <w:color w:val="008000"/>
              </w:rPr>
              <w:t xml:space="preserve"> 0.4. </w:t>
            </w:r>
            <w:proofErr w:type="spellStart"/>
            <w:r>
              <w:rPr>
                <w:color w:val="008000"/>
              </w:rPr>
              <w:t>Because</w:t>
            </w:r>
            <w:proofErr w:type="spellEnd"/>
            <w:r>
              <w:rPr>
                <w:color w:val="008000"/>
              </w:rPr>
              <w:t xml:space="preserve"> </w:t>
            </w:r>
            <w:proofErr w:type="spellStart"/>
            <w:r>
              <w:rPr>
                <w:color w:val="008000"/>
              </w:rPr>
              <w:t>Fornell</w:t>
            </w:r>
            <w:proofErr w:type="spellEnd"/>
            <w:r>
              <w:rPr>
                <w:color w:val="008000"/>
              </w:rPr>
              <w:t xml:space="preserve"> </w:t>
            </w:r>
            <w:proofErr w:type="spellStart"/>
            <w:r>
              <w:rPr>
                <w:color w:val="008000"/>
              </w:rPr>
              <w:t>and</w:t>
            </w:r>
            <w:proofErr w:type="spellEnd"/>
            <w:r>
              <w:rPr>
                <w:color w:val="008000"/>
              </w:rPr>
              <w:t xml:space="preserve"> </w:t>
            </w:r>
            <w:proofErr w:type="spellStart"/>
            <w:r>
              <w:rPr>
                <w:color w:val="008000"/>
              </w:rPr>
              <w:t>Larcker</w:t>
            </w:r>
            <w:proofErr w:type="spellEnd"/>
            <w:r>
              <w:rPr>
                <w:color w:val="008000"/>
              </w:rPr>
              <w:t xml:space="preserve"> </w:t>
            </w:r>
            <w:proofErr w:type="spellStart"/>
            <w:r>
              <w:rPr>
                <w:color w:val="008000"/>
              </w:rPr>
              <w:t>said</w:t>
            </w:r>
            <w:proofErr w:type="spellEnd"/>
            <w:r>
              <w:rPr>
                <w:color w:val="008000"/>
              </w:rPr>
              <w:t xml:space="preserve"> </w:t>
            </w:r>
            <w:proofErr w:type="spellStart"/>
            <w:r>
              <w:rPr>
                <w:color w:val="008000"/>
              </w:rPr>
              <w:t>that</w:t>
            </w:r>
            <w:proofErr w:type="spellEnd"/>
            <w:r>
              <w:rPr>
                <w:color w:val="008000"/>
              </w:rPr>
              <w:t xml:space="preserve"> </w:t>
            </w:r>
            <w:proofErr w:type="spellStart"/>
            <w:r>
              <w:rPr>
                <w:color w:val="008000"/>
              </w:rPr>
              <w:t>if</w:t>
            </w:r>
            <w:proofErr w:type="spellEnd"/>
            <w:r>
              <w:rPr>
                <w:color w:val="008000"/>
              </w:rPr>
              <w:t xml:space="preserve"> AVE </w:t>
            </w:r>
            <w:proofErr w:type="spellStart"/>
            <w:r>
              <w:rPr>
                <w:color w:val="008000"/>
              </w:rPr>
              <w:t>is</w:t>
            </w:r>
            <w:proofErr w:type="spellEnd"/>
            <w:r>
              <w:rPr>
                <w:color w:val="008000"/>
              </w:rPr>
              <w:t xml:space="preserve"> </w:t>
            </w:r>
            <w:proofErr w:type="spellStart"/>
            <w:r>
              <w:rPr>
                <w:color w:val="008000"/>
              </w:rPr>
              <w:t>less</w:t>
            </w:r>
            <w:proofErr w:type="spellEnd"/>
            <w:r>
              <w:rPr>
                <w:color w:val="008000"/>
              </w:rPr>
              <w:t xml:space="preserve"> </w:t>
            </w:r>
            <w:proofErr w:type="spellStart"/>
            <w:r>
              <w:rPr>
                <w:color w:val="008000"/>
              </w:rPr>
              <w:t>than</w:t>
            </w:r>
            <w:proofErr w:type="spellEnd"/>
            <w:r>
              <w:rPr>
                <w:color w:val="008000"/>
              </w:rPr>
              <w:t xml:space="preserve"> 0.5 </w:t>
            </w:r>
            <w:proofErr w:type="spellStart"/>
            <w:r>
              <w:rPr>
                <w:color w:val="008000"/>
              </w:rPr>
              <w:t>becazse</w:t>
            </w:r>
            <w:proofErr w:type="spellEnd"/>
            <w:r>
              <w:rPr>
                <w:color w:val="008000"/>
              </w:rPr>
              <w:t xml:space="preserve"> </w:t>
            </w:r>
            <w:proofErr w:type="spellStart"/>
            <w:r>
              <w:rPr>
                <w:color w:val="008000"/>
              </w:rPr>
              <w:t>aplh</w:t>
            </w:r>
            <w:proofErr w:type="spellEnd"/>
            <w:r>
              <w:rPr>
                <w:color w:val="008000"/>
              </w:rPr>
              <w:t xml:space="preserve"> </w:t>
            </w:r>
            <w:proofErr w:type="spellStart"/>
            <w:proofErr w:type="gramStart"/>
            <w:r>
              <w:rPr>
                <w:color w:val="008000"/>
              </w:rPr>
              <w:t>accpetable</w:t>
            </w:r>
            <w:proofErr w:type="spellEnd"/>
            <w:r>
              <w:rPr>
                <w:color w:val="008000"/>
              </w:rPr>
              <w:t>(</w:t>
            </w:r>
            <w:proofErr w:type="spellStart"/>
            <w:proofErr w:type="gramEnd"/>
            <w:r>
              <w:rPr>
                <w:color w:val="008000"/>
              </w:rPr>
              <w:t>Fornell</w:t>
            </w:r>
            <w:proofErr w:type="spellEnd"/>
            <w:r>
              <w:rPr>
                <w:color w:val="008000"/>
              </w:rPr>
              <w:t xml:space="preserve"> &amp; </w:t>
            </w:r>
            <w:proofErr w:type="spellStart"/>
            <w:r>
              <w:rPr>
                <w:color w:val="008000"/>
              </w:rPr>
              <w:t>Larcker</w:t>
            </w:r>
            <w:proofErr w:type="spellEnd"/>
            <w:r>
              <w:rPr>
                <w:color w:val="008000"/>
              </w:rPr>
              <w:t>, 1981)</w:t>
            </w:r>
          </w:p>
          <w:p w14:paraId="04DFD291" w14:textId="77777777" w:rsidR="00B235F2" w:rsidRDefault="00B235F2" w:rsidP="00B235F2">
            <w:pPr>
              <w:pStyle w:val="HTMLVorformatiert"/>
              <w:shd w:val="clear" w:color="auto" w:fill="FFFFFF"/>
              <w:spacing w:line="244" w:lineRule="atLeast"/>
              <w:rPr>
                <w:color w:val="333333"/>
              </w:rPr>
            </w:pPr>
            <w:proofErr w:type="spellStart"/>
            <w:r>
              <w:rPr>
                <w:color w:val="333333"/>
              </w:rPr>
              <w:t>library</w:t>
            </w:r>
            <w:proofErr w:type="spellEnd"/>
            <w:r>
              <w:rPr>
                <w:color w:val="333333"/>
              </w:rPr>
              <w:t>(</w:t>
            </w:r>
            <w:proofErr w:type="spellStart"/>
            <w:r>
              <w:rPr>
                <w:color w:val="333333"/>
              </w:rPr>
              <w:t>psych</w:t>
            </w:r>
            <w:proofErr w:type="spellEnd"/>
            <w:r>
              <w:rPr>
                <w:color w:val="333333"/>
              </w:rPr>
              <w:t>)</w:t>
            </w:r>
          </w:p>
          <w:p w14:paraId="199DB468" w14:textId="77777777" w:rsidR="00B235F2" w:rsidRDefault="00B235F2" w:rsidP="00B235F2">
            <w:pPr>
              <w:pStyle w:val="HTMLVorformatiert"/>
              <w:shd w:val="clear" w:color="auto" w:fill="FFFFFF"/>
              <w:spacing w:line="244" w:lineRule="atLeast"/>
              <w:rPr>
                <w:color w:val="333333"/>
              </w:rPr>
            </w:pPr>
            <w:r>
              <w:rPr>
                <w:color w:val="008000"/>
              </w:rPr>
              <w:t xml:space="preserve">### </w:t>
            </w:r>
            <w:proofErr w:type="spellStart"/>
            <w:r>
              <w:rPr>
                <w:color w:val="008000"/>
              </w:rPr>
              <w:t>cronbach</w:t>
            </w:r>
            <w:proofErr w:type="spellEnd"/>
            <w:r>
              <w:rPr>
                <w:color w:val="008000"/>
              </w:rPr>
              <w:t xml:space="preserve"> </w:t>
            </w:r>
            <w:proofErr w:type="spellStart"/>
            <w:r>
              <w:rPr>
                <w:color w:val="008000"/>
              </w:rPr>
              <w:t>validity</w:t>
            </w:r>
            <w:proofErr w:type="spellEnd"/>
            <w:r>
              <w:rPr>
                <w:color w:val="008000"/>
              </w:rPr>
              <w:t xml:space="preserve"> internal </w:t>
            </w:r>
            <w:proofErr w:type="spellStart"/>
            <w:r>
              <w:rPr>
                <w:color w:val="008000"/>
              </w:rPr>
              <w:t>consistency</w:t>
            </w:r>
            <w:proofErr w:type="spellEnd"/>
          </w:p>
          <w:p w14:paraId="521EC84E" w14:textId="77777777" w:rsidR="00B235F2" w:rsidRDefault="00B235F2" w:rsidP="00B235F2">
            <w:pPr>
              <w:pStyle w:val="HTMLVorformatiert"/>
              <w:shd w:val="clear" w:color="auto" w:fill="FFFFFF"/>
              <w:spacing w:line="244" w:lineRule="atLeast"/>
              <w:rPr>
                <w:color w:val="333333"/>
              </w:rPr>
            </w:pPr>
            <w:proofErr w:type="spellStart"/>
            <w:proofErr w:type="gramStart"/>
            <w:r>
              <w:rPr>
                <w:color w:val="333333"/>
              </w:rPr>
              <w:t>alpha</w:t>
            </w:r>
            <w:proofErr w:type="spellEnd"/>
            <w:r>
              <w:rPr>
                <w:color w:val="333333"/>
              </w:rPr>
              <w:t>(</w:t>
            </w:r>
            <w:proofErr w:type="spellStart"/>
            <w:proofErr w:type="gramEnd"/>
            <w:r>
              <w:rPr>
                <w:color w:val="333333"/>
              </w:rPr>
              <w:t>subset</w:t>
            </w:r>
            <w:proofErr w:type="spellEnd"/>
            <w:r>
              <w:rPr>
                <w:color w:val="333333"/>
              </w:rPr>
              <w:t>(</w:t>
            </w:r>
            <w:proofErr w:type="spellStart"/>
            <w:r>
              <w:rPr>
                <w:color w:val="333333"/>
              </w:rPr>
              <w:t>my_data</w:t>
            </w:r>
            <w:proofErr w:type="spellEnd"/>
            <w:r>
              <w:rPr>
                <w:color w:val="333333"/>
              </w:rPr>
              <w:t xml:space="preserve">, </w:t>
            </w:r>
            <w:proofErr w:type="spellStart"/>
            <w:r>
              <w:rPr>
                <w:color w:val="333333"/>
              </w:rPr>
              <w:t>select</w:t>
            </w:r>
            <w:proofErr w:type="spellEnd"/>
            <w:r>
              <w:rPr>
                <w:color w:val="333333"/>
              </w:rPr>
              <w:t>=c(rew2,con2,con1,rec2)))</w:t>
            </w:r>
            <w:r>
              <w:rPr>
                <w:color w:val="008000"/>
              </w:rPr>
              <w:t xml:space="preserve">#0.61 </w:t>
            </w:r>
            <w:proofErr w:type="spellStart"/>
            <w:r>
              <w:rPr>
                <w:color w:val="008000"/>
              </w:rPr>
              <w:t>acceptable</w:t>
            </w:r>
            <w:proofErr w:type="spellEnd"/>
            <w:r>
              <w:rPr>
                <w:color w:val="008000"/>
              </w:rPr>
              <w:t xml:space="preserve"> </w:t>
            </w:r>
          </w:p>
          <w:p w14:paraId="01F73FF7" w14:textId="77777777" w:rsidR="00B235F2" w:rsidRDefault="00B235F2" w:rsidP="00B235F2">
            <w:pPr>
              <w:pStyle w:val="HTMLVorformatiert"/>
              <w:shd w:val="clear" w:color="auto" w:fill="FFFFFF"/>
              <w:spacing w:line="244" w:lineRule="atLeast"/>
              <w:rPr>
                <w:rFonts w:ascii="Courier New" w:hAnsi="Courier New"/>
                <w:color w:val="333333"/>
              </w:rPr>
            </w:pPr>
            <w:proofErr w:type="spellStart"/>
            <w:proofErr w:type="gramStart"/>
            <w:r>
              <w:rPr>
                <w:color w:val="333333"/>
              </w:rPr>
              <w:t>alpha</w:t>
            </w:r>
            <w:proofErr w:type="spellEnd"/>
            <w:r>
              <w:rPr>
                <w:color w:val="333333"/>
              </w:rPr>
              <w:t>(</w:t>
            </w:r>
            <w:proofErr w:type="spellStart"/>
            <w:proofErr w:type="gramEnd"/>
            <w:r>
              <w:rPr>
                <w:color w:val="333333"/>
              </w:rPr>
              <w:t>subset</w:t>
            </w:r>
            <w:proofErr w:type="spellEnd"/>
            <w:r>
              <w:rPr>
                <w:color w:val="333333"/>
              </w:rPr>
              <w:t>(</w:t>
            </w:r>
            <w:proofErr w:type="spellStart"/>
            <w:r>
              <w:rPr>
                <w:color w:val="333333"/>
              </w:rPr>
              <w:t>my_data</w:t>
            </w:r>
            <w:proofErr w:type="spellEnd"/>
            <w:r>
              <w:rPr>
                <w:color w:val="333333"/>
              </w:rPr>
              <w:t xml:space="preserve">, </w:t>
            </w:r>
            <w:proofErr w:type="spellStart"/>
            <w:r>
              <w:rPr>
                <w:color w:val="333333"/>
              </w:rPr>
              <w:t>select</w:t>
            </w:r>
            <w:proofErr w:type="spellEnd"/>
            <w:r>
              <w:rPr>
                <w:color w:val="333333"/>
              </w:rPr>
              <w:t>=c(com1,com2,sup2,sup3)))</w:t>
            </w:r>
            <w:r>
              <w:rPr>
                <w:color w:val="008000"/>
              </w:rPr>
              <w:t xml:space="preserve"># 0.87 </w:t>
            </w:r>
            <w:proofErr w:type="spellStart"/>
            <w:r>
              <w:rPr>
                <w:color w:val="008000"/>
              </w:rPr>
              <w:t>very</w:t>
            </w:r>
            <w:proofErr w:type="spellEnd"/>
            <w:r>
              <w:rPr>
                <w:color w:val="008000"/>
              </w:rPr>
              <w:t xml:space="preserve"> </w:t>
            </w:r>
            <w:proofErr w:type="spellStart"/>
            <w:r>
              <w:rPr>
                <w:color w:val="008000"/>
              </w:rPr>
              <w:t>good</w:t>
            </w:r>
            <w:proofErr w:type="spellEnd"/>
          </w:p>
          <w:p w14:paraId="56E8623E" w14:textId="77777777" w:rsidR="004C4EFC" w:rsidRPr="00D95863" w:rsidRDefault="004C4EFC" w:rsidP="00B235F2">
            <w:pPr>
              <w:pStyle w:val="HTMLVorformatiert"/>
              <w:spacing w:line="244" w:lineRule="atLeast"/>
              <w:rPr>
                <w:rFonts w:cs="Arial"/>
                <w:color w:val="333333"/>
                <w:sz w:val="24"/>
                <w:szCs w:val="24"/>
                <w:lang w:val="en-GB"/>
              </w:rPr>
            </w:pPr>
          </w:p>
        </w:tc>
      </w:tr>
    </w:tbl>
    <w:p w14:paraId="41FEC75E" w14:textId="187ABA2C" w:rsidR="004C4EFC" w:rsidRDefault="004C4EFC" w:rsidP="000C66D5">
      <w:pPr>
        <w:rPr>
          <w:lang w:val="en-GB"/>
        </w:rPr>
      </w:pPr>
    </w:p>
    <w:p w14:paraId="3744EF12" w14:textId="3A5C96C7" w:rsidR="004C4EFC" w:rsidRPr="004C4EFC" w:rsidRDefault="004C4EFC" w:rsidP="000C66D5">
      <w:pPr>
        <w:rPr>
          <w:b/>
          <w:bCs/>
          <w:lang w:val="en-GB"/>
        </w:rPr>
      </w:pPr>
      <w:proofErr w:type="spellStart"/>
      <w:r w:rsidRPr="004C4EFC">
        <w:rPr>
          <w:b/>
          <w:bCs/>
          <w:lang w:val="en-GB"/>
        </w:rPr>
        <w:t>Anhang</w:t>
      </w:r>
      <w:proofErr w:type="spellEnd"/>
      <w:r w:rsidRPr="004C4EFC">
        <w:rPr>
          <w:b/>
          <w:bCs/>
          <w:lang w:val="en-GB"/>
        </w:rPr>
        <w:t xml:space="preserve"> C – </w:t>
      </w:r>
      <w:r w:rsidRPr="004C4EFC">
        <w:rPr>
          <w:b/>
          <w:bCs/>
        </w:rPr>
        <w:t>Vergleich der Abhängigen Variable mit ohne Ausreißer</w:t>
      </w:r>
    </w:p>
    <w:p w14:paraId="4E246087" w14:textId="77777777" w:rsidR="00173484" w:rsidRDefault="00173484" w:rsidP="004C4EFC">
      <w:pPr>
        <w:jc w:val="left"/>
      </w:pPr>
      <w:r w:rsidRPr="00D95863">
        <w:rPr>
          <w:rFonts w:cs="Arial"/>
          <w:noProof/>
          <w:lang w:val="de-CH" w:eastAsia="de-CH"/>
        </w:rPr>
        <w:drawing>
          <wp:inline distT="0" distB="0" distL="0" distR="0" wp14:anchorId="58D38F9B" wp14:editId="4739141C">
            <wp:extent cx="2879433" cy="2532185"/>
            <wp:effectExtent l="0" t="0" r="3810" b="0"/>
            <wp:docPr id="30"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25">
                      <a:extLst>
                        <a:ext uri="{28A0092B-C50C-407E-A947-70E740481C1C}">
                          <a14:useLocalDpi xmlns:a14="http://schemas.microsoft.com/office/drawing/2010/main" val="0"/>
                        </a:ext>
                      </a:extLst>
                    </a:blip>
                    <a:srcRect r="1090" b="10897"/>
                    <a:stretch/>
                  </pic:blipFill>
                  <pic:spPr bwMode="auto">
                    <a:xfrm>
                      <a:off x="0" y="0"/>
                      <a:ext cx="2887052" cy="2538885"/>
                    </a:xfrm>
                    <a:prstGeom prst="rect">
                      <a:avLst/>
                    </a:prstGeom>
                    <a:ln>
                      <a:noFill/>
                    </a:ln>
                    <a:extLst>
                      <a:ext uri="{53640926-AAD7-44D8-BBD7-CCE9431645EC}">
                        <a14:shadowObscured xmlns:a14="http://schemas.microsoft.com/office/drawing/2010/main"/>
                      </a:ext>
                    </a:extLst>
                  </pic:spPr>
                </pic:pic>
              </a:graphicData>
            </a:graphic>
          </wp:inline>
        </w:drawing>
      </w:r>
    </w:p>
    <w:p w14:paraId="60B9F795" w14:textId="03C4D2D9" w:rsidR="005920E9" w:rsidRDefault="005920E9" w:rsidP="005920E9">
      <w:pPr>
        <w:rPr>
          <w:lang w:val="en-GB"/>
        </w:rPr>
      </w:pPr>
    </w:p>
    <w:p w14:paraId="30D97BDD" w14:textId="135BD539" w:rsidR="00F13D07" w:rsidRPr="004C4EFC" w:rsidRDefault="004C4EFC" w:rsidP="005920E9">
      <w:pPr>
        <w:rPr>
          <w:b/>
          <w:bCs/>
          <w:lang w:val="en-GB"/>
        </w:rPr>
      </w:pPr>
      <w:proofErr w:type="spellStart"/>
      <w:r w:rsidRPr="004C4EFC">
        <w:rPr>
          <w:b/>
          <w:bCs/>
          <w:lang w:val="en-GB"/>
        </w:rPr>
        <w:t>Anhang</w:t>
      </w:r>
      <w:proofErr w:type="spellEnd"/>
      <w:r w:rsidRPr="004C4EFC">
        <w:rPr>
          <w:b/>
          <w:bCs/>
          <w:lang w:val="en-GB"/>
        </w:rPr>
        <w:t xml:space="preserve"> D – </w:t>
      </w:r>
      <w:proofErr w:type="spellStart"/>
      <w:r w:rsidRPr="004C4EFC">
        <w:rPr>
          <w:b/>
          <w:bCs/>
          <w:lang w:val="en-GB"/>
        </w:rPr>
        <w:t>Korrelationsmatrix</w:t>
      </w:r>
      <w:proofErr w:type="spellEnd"/>
      <w:r w:rsidRPr="004C4EFC">
        <w:rPr>
          <w:b/>
          <w:bCs/>
          <w:lang w:val="en-GB"/>
        </w:rPr>
        <w:t xml:space="preserve"> </w:t>
      </w:r>
    </w:p>
    <w:p w14:paraId="694BDC3B" w14:textId="61452103" w:rsidR="00F13D07" w:rsidRDefault="00F13D07" w:rsidP="005920E9">
      <w:pPr>
        <w:rPr>
          <w:lang w:val="en-GB"/>
        </w:rPr>
      </w:pPr>
      <w:r>
        <w:rPr>
          <w:noProof/>
        </w:rPr>
        <w:lastRenderedPageBreak/>
        <w:drawing>
          <wp:inline distT="0" distB="0" distL="0" distR="0" wp14:anchorId="3410534C" wp14:editId="715850F7">
            <wp:extent cx="4013200" cy="31242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pic:nvPicPr>
                  <pic:blipFill>
                    <a:blip r:embed="rId26">
                      <a:extLst>
                        <a:ext uri="{28A0092B-C50C-407E-A947-70E740481C1C}">
                          <a14:useLocalDpi xmlns:a14="http://schemas.microsoft.com/office/drawing/2010/main" val="0"/>
                        </a:ext>
                      </a:extLst>
                    </a:blip>
                    <a:stretch>
                      <a:fillRect/>
                    </a:stretch>
                  </pic:blipFill>
                  <pic:spPr>
                    <a:xfrm>
                      <a:off x="0" y="0"/>
                      <a:ext cx="4013200" cy="3124200"/>
                    </a:xfrm>
                    <a:prstGeom prst="rect">
                      <a:avLst/>
                    </a:prstGeom>
                  </pic:spPr>
                </pic:pic>
              </a:graphicData>
            </a:graphic>
          </wp:inline>
        </w:drawing>
      </w:r>
    </w:p>
    <w:p w14:paraId="21D723B2" w14:textId="5CD2754E" w:rsidR="00F13D07" w:rsidRDefault="00F13D07" w:rsidP="005920E9">
      <w:pPr>
        <w:rPr>
          <w:lang w:val="en-GB"/>
        </w:rPr>
      </w:pPr>
    </w:p>
    <w:p w14:paraId="10EB1837" w14:textId="15D283B8" w:rsidR="00187AB1" w:rsidRDefault="00187AB1" w:rsidP="005920E9">
      <w:pPr>
        <w:rPr>
          <w:lang w:val="en-GB"/>
        </w:rPr>
      </w:pPr>
    </w:p>
    <w:p w14:paraId="4813F48C" w14:textId="77777777" w:rsidR="00187AB1" w:rsidRDefault="00187AB1" w:rsidP="005920E9">
      <w:pPr>
        <w:rPr>
          <w:lang w:val="en-GB"/>
        </w:rPr>
      </w:pPr>
    </w:p>
    <w:p w14:paraId="0C257513" w14:textId="77777777" w:rsidR="000C2DC2" w:rsidRPr="00C85FCA" w:rsidRDefault="000C2DC2" w:rsidP="000C2DC2">
      <w:pPr>
        <w:spacing w:before="240" w:after="360" w:line="259" w:lineRule="auto"/>
        <w:jc w:val="left"/>
        <w:rPr>
          <w:rFonts w:asciiTheme="minorBidi" w:hAnsiTheme="minorBidi"/>
          <w:b/>
          <w:color w:val="000000" w:themeColor="text1"/>
          <w:sz w:val="28"/>
        </w:rPr>
      </w:pPr>
      <w:r w:rsidRPr="00CF12B3">
        <w:rPr>
          <w:rFonts w:asciiTheme="minorBidi" w:hAnsiTheme="minorBidi"/>
          <w:b/>
          <w:color w:val="000000" w:themeColor="text1"/>
          <w:sz w:val="28"/>
        </w:rPr>
        <w:t>Eidesstattliche Erklärung</w:t>
      </w:r>
    </w:p>
    <w:p w14:paraId="20132F8A" w14:textId="4B309378" w:rsidR="000C2DC2" w:rsidRDefault="000C2DC2"/>
    <w:sectPr w:rsidR="000C2DC2">
      <w:head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1E616" w14:textId="77777777" w:rsidR="00D94DC2" w:rsidRDefault="00D94DC2" w:rsidP="000C2DC2">
      <w:pPr>
        <w:spacing w:after="0" w:line="240" w:lineRule="auto"/>
      </w:pPr>
      <w:r>
        <w:separator/>
      </w:r>
    </w:p>
  </w:endnote>
  <w:endnote w:type="continuationSeparator" w:id="0">
    <w:p w14:paraId="077ECD4F" w14:textId="77777777" w:rsidR="00D94DC2" w:rsidRDefault="00D94DC2" w:rsidP="000C2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20B0604020202020204"/>
    <w:charset w:val="00"/>
    <w:family w:val="roman"/>
    <w:notTrueType/>
    <w:pitch w:val="default"/>
  </w:font>
  <w:font w:name="inherit">
    <w:altName w:val="Times New Roman"/>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56EB3" w14:textId="77777777" w:rsidR="00D94DC2" w:rsidRDefault="00D94DC2" w:rsidP="000C2DC2">
      <w:pPr>
        <w:spacing w:after="0" w:line="240" w:lineRule="auto"/>
      </w:pPr>
      <w:r>
        <w:separator/>
      </w:r>
    </w:p>
  </w:footnote>
  <w:footnote w:type="continuationSeparator" w:id="0">
    <w:p w14:paraId="36A252C7" w14:textId="77777777" w:rsidR="00D94DC2" w:rsidRDefault="00D94DC2" w:rsidP="000C2DC2">
      <w:pPr>
        <w:spacing w:after="0" w:line="240" w:lineRule="auto"/>
      </w:pPr>
      <w:r>
        <w:continuationSeparator/>
      </w:r>
    </w:p>
  </w:footnote>
  <w:footnote w:id="1">
    <w:p w14:paraId="3BDCC04C" w14:textId="77777777" w:rsidR="000C2DC2" w:rsidRPr="00BF5374" w:rsidRDefault="000C2DC2" w:rsidP="000C2DC2">
      <w:pPr>
        <w:pStyle w:val="Funotentext"/>
        <w:rPr>
          <w:lang w:val="de-CH"/>
        </w:rPr>
      </w:pPr>
      <w:r>
        <w:rPr>
          <w:rStyle w:val="Funotenzeichen"/>
        </w:rPr>
        <w:footnoteRef/>
      </w:r>
      <w:r>
        <w:t xml:space="preserve"> C</w:t>
      </w:r>
      <w:r w:rsidRPr="00551342">
        <w:t>rowdfunding.de</w:t>
      </w:r>
      <w:r>
        <w:t>, 2020.</w:t>
      </w:r>
    </w:p>
  </w:footnote>
  <w:footnote w:id="2">
    <w:p w14:paraId="1EC9F7E8" w14:textId="77777777" w:rsidR="000C2DC2" w:rsidRPr="001E18A9" w:rsidRDefault="000C2DC2" w:rsidP="000C2DC2">
      <w:pPr>
        <w:pStyle w:val="Funotentext"/>
      </w:pPr>
      <w:r>
        <w:rPr>
          <w:rStyle w:val="Funotenzeichen"/>
        </w:rPr>
        <w:footnoteRef/>
      </w:r>
      <w:r>
        <w:t xml:space="preserve"> </w:t>
      </w:r>
      <w:proofErr w:type="spellStart"/>
      <w:r w:rsidRPr="001E18A9">
        <w:t>statcounter</w:t>
      </w:r>
      <w:proofErr w:type="spellEnd"/>
      <w:r w:rsidRPr="001E18A9">
        <w:t xml:space="preserve"> </w:t>
      </w:r>
      <w:proofErr w:type="spellStart"/>
      <w:r w:rsidRPr="001E18A9">
        <w:t>GlobalStats</w:t>
      </w:r>
      <w:proofErr w:type="spellEnd"/>
      <w:r w:rsidRPr="001E18A9">
        <w:t xml:space="preserve"> 2021</w:t>
      </w:r>
      <w:r>
        <w:t>.</w:t>
      </w:r>
    </w:p>
  </w:footnote>
  <w:footnote w:id="3">
    <w:p w14:paraId="45384005" w14:textId="77777777" w:rsidR="000C2DC2" w:rsidRPr="00635841" w:rsidRDefault="000C2DC2" w:rsidP="000C2DC2">
      <w:pPr>
        <w:pStyle w:val="Funotentext"/>
        <w:rPr>
          <w:lang w:val="da-DK"/>
        </w:rPr>
      </w:pPr>
      <w:r>
        <w:rPr>
          <w:rStyle w:val="Funotenzeichen"/>
        </w:rPr>
        <w:footnoteRef/>
      </w:r>
      <w:r w:rsidRPr="00635841">
        <w:rPr>
          <w:lang w:val="da-DK"/>
        </w:rPr>
        <w:t xml:space="preserve"> Griffin, 2012, S. 377.</w:t>
      </w:r>
    </w:p>
  </w:footnote>
  <w:footnote w:id="4">
    <w:p w14:paraId="19FCD743" w14:textId="77777777" w:rsidR="000C2DC2" w:rsidRPr="00900899" w:rsidRDefault="000C2DC2" w:rsidP="000C2DC2">
      <w:pPr>
        <w:pStyle w:val="Funotentext"/>
        <w:rPr>
          <w:lang w:val="da-DK"/>
        </w:rPr>
      </w:pPr>
      <w:r>
        <w:rPr>
          <w:rStyle w:val="Funotenzeichen"/>
        </w:rPr>
        <w:footnoteRef/>
      </w:r>
      <w:r w:rsidRPr="00900899">
        <w:rPr>
          <w:lang w:val="da-DK"/>
        </w:rPr>
        <w:t xml:space="preserve"> Paul Belleflamme, et al. 2014, S.2.</w:t>
      </w:r>
      <w:r w:rsidRPr="00635841">
        <w:rPr>
          <w:rFonts w:asciiTheme="minorBidi" w:hAnsiTheme="minorBidi"/>
          <w:lang w:val="da-DK"/>
        </w:rPr>
        <w:t xml:space="preserve"> </w:t>
      </w:r>
    </w:p>
  </w:footnote>
  <w:footnote w:id="5">
    <w:p w14:paraId="13DAD7D8" w14:textId="77777777" w:rsidR="000C2DC2" w:rsidRPr="00900899" w:rsidRDefault="000C2DC2" w:rsidP="000C2DC2">
      <w:pPr>
        <w:pStyle w:val="Funotentext"/>
        <w:rPr>
          <w:lang w:val="da-DK"/>
        </w:rPr>
      </w:pPr>
      <w:r>
        <w:rPr>
          <w:rStyle w:val="Funotenzeichen"/>
        </w:rPr>
        <w:footnoteRef/>
      </w:r>
      <w:r w:rsidRPr="00900899">
        <w:rPr>
          <w:lang w:val="da-DK"/>
        </w:rPr>
        <w:t xml:space="preserve"> Ahlers et al. 2015, S.1.</w:t>
      </w:r>
    </w:p>
  </w:footnote>
  <w:footnote w:id="6">
    <w:p w14:paraId="4D973D47" w14:textId="77777777" w:rsidR="000C2DC2" w:rsidRPr="00BF5374" w:rsidRDefault="000C2DC2" w:rsidP="000C2DC2">
      <w:pPr>
        <w:pStyle w:val="Funotentext"/>
        <w:rPr>
          <w:lang w:val="da-DK"/>
        </w:rPr>
      </w:pPr>
      <w:r>
        <w:rPr>
          <w:rStyle w:val="Funotenzeichen"/>
        </w:rPr>
        <w:footnoteRef/>
      </w:r>
      <w:r w:rsidRPr="00BF5374">
        <w:rPr>
          <w:lang w:val="da-DK"/>
        </w:rPr>
        <w:t xml:space="preserve"> Kleemann et al. 2008, S.6.</w:t>
      </w:r>
    </w:p>
  </w:footnote>
  <w:footnote w:id="7">
    <w:p w14:paraId="3E16B565" w14:textId="77777777" w:rsidR="000C2DC2" w:rsidRPr="00900899" w:rsidRDefault="000C2DC2" w:rsidP="000C2DC2">
      <w:pPr>
        <w:pStyle w:val="Funotentext"/>
        <w:rPr>
          <w:lang w:val="da-DK"/>
        </w:rPr>
      </w:pPr>
      <w:r>
        <w:rPr>
          <w:rStyle w:val="Funotenzeichen"/>
        </w:rPr>
        <w:footnoteRef/>
      </w:r>
      <w:r w:rsidRPr="00900899">
        <w:rPr>
          <w:lang w:val="da-DK"/>
        </w:rPr>
        <w:t xml:space="preserve"> Belleflamme et al. 2015, S. 5.</w:t>
      </w:r>
    </w:p>
  </w:footnote>
  <w:footnote w:id="8">
    <w:p w14:paraId="0839AD0D" w14:textId="77777777" w:rsidR="000C2DC2" w:rsidRPr="00C5440F" w:rsidRDefault="000C2DC2" w:rsidP="000C2DC2">
      <w:pPr>
        <w:pStyle w:val="Funotentext"/>
        <w:rPr>
          <w:lang w:val="fr-CH"/>
        </w:rPr>
      </w:pPr>
      <w:r>
        <w:rPr>
          <w:rStyle w:val="Funotenzeichen"/>
        </w:rPr>
        <w:footnoteRef/>
      </w:r>
      <w:r w:rsidRPr="00C5440F">
        <w:rPr>
          <w:lang w:val="fr-CH"/>
        </w:rPr>
        <w:t xml:space="preserve"> </w:t>
      </w:r>
      <w:proofErr w:type="spellStart"/>
      <w:r w:rsidRPr="00C5440F">
        <w:rPr>
          <w:lang w:val="fr-CH"/>
        </w:rPr>
        <w:t>Ahlers</w:t>
      </w:r>
      <w:proofErr w:type="spellEnd"/>
      <w:r w:rsidRPr="00C5440F">
        <w:rPr>
          <w:lang w:val="fr-CH"/>
        </w:rPr>
        <w:t xml:space="preserve"> et al. 2015, S. 7.</w:t>
      </w:r>
    </w:p>
  </w:footnote>
  <w:footnote w:id="9">
    <w:p w14:paraId="27B07888" w14:textId="77777777" w:rsidR="000C2DC2" w:rsidRPr="00635841" w:rsidRDefault="000C2DC2" w:rsidP="000C2DC2">
      <w:pPr>
        <w:pStyle w:val="Funotentext"/>
        <w:rPr>
          <w:lang w:val="fr-CH"/>
        </w:rPr>
      </w:pPr>
      <w:r>
        <w:rPr>
          <w:rStyle w:val="Funotenzeichen"/>
        </w:rPr>
        <w:footnoteRef/>
      </w:r>
      <w:r w:rsidRPr="00635841">
        <w:rPr>
          <w:lang w:val="fr-CH"/>
        </w:rPr>
        <w:t xml:space="preserve"> </w:t>
      </w:r>
      <w:proofErr w:type="spellStart"/>
      <w:r w:rsidRPr="00635841">
        <w:rPr>
          <w:lang w:val="fr-CH"/>
        </w:rPr>
        <w:t>Belleflamme</w:t>
      </w:r>
      <w:proofErr w:type="spellEnd"/>
      <w:r w:rsidRPr="00635841">
        <w:rPr>
          <w:lang w:val="fr-CH"/>
        </w:rPr>
        <w:t xml:space="preserve"> et al. 2015, S. 6 f.</w:t>
      </w:r>
    </w:p>
  </w:footnote>
  <w:footnote w:id="10">
    <w:p w14:paraId="380CC4B6" w14:textId="77777777" w:rsidR="000C2DC2" w:rsidRPr="00C5440F" w:rsidRDefault="000C2DC2" w:rsidP="000C2DC2">
      <w:pPr>
        <w:pStyle w:val="Funotentext"/>
        <w:rPr>
          <w:lang w:val="de-CH"/>
        </w:rPr>
      </w:pPr>
      <w:r w:rsidRPr="00C5440F">
        <w:rPr>
          <w:rStyle w:val="Funotenzeichen"/>
        </w:rPr>
        <w:footnoteRef/>
      </w:r>
      <w:r w:rsidRPr="00C5440F">
        <w:t xml:space="preserve"> </w:t>
      </w:r>
      <w:r w:rsidRPr="00635841">
        <w:rPr>
          <w:lang w:val="de-CH"/>
        </w:rPr>
        <w:t xml:space="preserve">Mikrofinanzierungen sind gewerbliche Finanzierungen. Im Rahmen der Mikrokredite werden </w:t>
      </w:r>
      <w:r w:rsidRPr="000F4D14">
        <w:rPr>
          <w:lang w:val="de-CH"/>
        </w:rPr>
        <w:t xml:space="preserve"> </w:t>
      </w:r>
      <w:r w:rsidRPr="000F4D14">
        <w:rPr>
          <w:lang w:val="de-CH"/>
        </w:rPr>
        <w:br/>
        <w:t xml:space="preserve"> </w:t>
      </w:r>
      <w:r w:rsidRPr="00635841">
        <w:rPr>
          <w:lang w:val="de-CH"/>
        </w:rPr>
        <w:t>Kleinstkredite mit einer kurz- bis mittelfristigen Laufzeit, zu günstigen Zinsen vergeben.</w:t>
      </w:r>
    </w:p>
  </w:footnote>
  <w:footnote w:id="11">
    <w:p w14:paraId="5CE342A5" w14:textId="77777777" w:rsidR="000C2DC2" w:rsidRPr="004B51E6" w:rsidRDefault="000C2DC2" w:rsidP="000C2DC2">
      <w:pPr>
        <w:pStyle w:val="Funotentext"/>
      </w:pPr>
      <w:r w:rsidRPr="00C5440F">
        <w:rPr>
          <w:rStyle w:val="Funotenzeichen"/>
        </w:rPr>
        <w:footnoteRef/>
      </w:r>
      <w:r w:rsidRPr="00C5440F">
        <w:t xml:space="preserve"> </w:t>
      </w:r>
      <w:r w:rsidRPr="00635841">
        <w:t>Peer-</w:t>
      </w:r>
      <w:proofErr w:type="spellStart"/>
      <w:r w:rsidRPr="00635841">
        <w:t>to</w:t>
      </w:r>
      <w:proofErr w:type="spellEnd"/>
      <w:r w:rsidRPr="00635841">
        <w:t>-Peer-Kredite sind Kredite, bei denen Kreditgeber direkt Kredite an Kreditnehmer, ohne die</w:t>
      </w:r>
      <w:r w:rsidRPr="00635841">
        <w:br/>
        <w:t xml:space="preserve"> Vermittlung eines Finanzinstituts.</w:t>
      </w:r>
    </w:p>
  </w:footnote>
  <w:footnote w:id="12">
    <w:p w14:paraId="1580AD8E" w14:textId="77777777" w:rsidR="000C2DC2" w:rsidRPr="00635841" w:rsidRDefault="000C2DC2" w:rsidP="000C2DC2">
      <w:pPr>
        <w:pStyle w:val="Funotentext"/>
        <w:rPr>
          <w:lang w:val="de-CH"/>
        </w:rPr>
      </w:pPr>
      <w:r>
        <w:rPr>
          <w:rStyle w:val="Funotenzeichen"/>
        </w:rPr>
        <w:footnoteRef/>
      </w:r>
      <w:r w:rsidRPr="00635841">
        <w:rPr>
          <w:lang w:val="de-CH"/>
        </w:rPr>
        <w:t xml:space="preserve"> </w:t>
      </w:r>
      <w:proofErr w:type="spellStart"/>
      <w:r w:rsidRPr="00635841">
        <w:rPr>
          <w:lang w:val="de-CH"/>
        </w:rPr>
        <w:t>Belleflamme</w:t>
      </w:r>
      <w:proofErr w:type="spellEnd"/>
      <w:r w:rsidRPr="00635841">
        <w:rPr>
          <w:lang w:val="de-CH"/>
        </w:rPr>
        <w:t xml:space="preserve"> et al. 2015, S. 7.</w:t>
      </w:r>
    </w:p>
  </w:footnote>
  <w:footnote w:id="13">
    <w:p w14:paraId="048ECC7F" w14:textId="77777777" w:rsidR="000C2DC2" w:rsidRPr="00D319BC" w:rsidRDefault="000C2DC2" w:rsidP="000C2DC2">
      <w:pPr>
        <w:pStyle w:val="Funotentext"/>
        <w:rPr>
          <w:lang w:val="de-CH"/>
        </w:rPr>
      </w:pPr>
      <w:r w:rsidRPr="001E560F">
        <w:rPr>
          <w:rStyle w:val="Funotenzeichen"/>
          <w:sz w:val="24"/>
          <w:szCs w:val="22"/>
        </w:rPr>
        <w:footnoteRef/>
      </w:r>
      <w:r>
        <w:rPr>
          <w:sz w:val="24"/>
          <w:szCs w:val="22"/>
        </w:rPr>
        <w:t xml:space="preserve"> </w:t>
      </w:r>
      <w:proofErr w:type="spellStart"/>
      <w:r w:rsidRPr="00635841">
        <w:rPr>
          <w:lang w:val="de-CH"/>
        </w:rPr>
        <w:t>Philantropen</w:t>
      </w:r>
      <w:proofErr w:type="spellEnd"/>
      <w:r w:rsidRPr="00635841">
        <w:rPr>
          <w:lang w:val="de-CH"/>
        </w:rPr>
        <w:t xml:space="preserve"> sind wohlhabende Personen, die </w:t>
      </w:r>
      <w:proofErr w:type="spellStart"/>
      <w:r w:rsidRPr="00635841">
        <w:rPr>
          <w:lang w:val="de-CH"/>
        </w:rPr>
        <w:t>Unterstützungsbedürfigte</w:t>
      </w:r>
      <w:proofErr w:type="spellEnd"/>
      <w:r w:rsidRPr="00635841">
        <w:rPr>
          <w:lang w:val="de-CH"/>
        </w:rPr>
        <w:t xml:space="preserve"> mit freiwilligen Mitteln</w:t>
      </w:r>
      <w:r>
        <w:rPr>
          <w:lang w:val="de-CH"/>
        </w:rPr>
        <w:br/>
      </w:r>
      <w:r w:rsidRPr="00635841">
        <w:rPr>
          <w:lang w:val="de-CH"/>
        </w:rPr>
        <w:t xml:space="preserve"> fördern, um dem Gemeinwohl zu dienen.</w:t>
      </w:r>
    </w:p>
  </w:footnote>
  <w:footnote w:id="14">
    <w:p w14:paraId="7547E88B" w14:textId="77777777" w:rsidR="000C2DC2" w:rsidRPr="00E141AD" w:rsidRDefault="000C2DC2" w:rsidP="000C2DC2">
      <w:pPr>
        <w:pStyle w:val="Funotentext"/>
        <w:rPr>
          <w:lang w:val="fr-CH"/>
        </w:rPr>
      </w:pPr>
      <w:r>
        <w:rPr>
          <w:rStyle w:val="Funotenzeichen"/>
        </w:rPr>
        <w:footnoteRef/>
      </w:r>
      <w:r w:rsidRPr="00E141AD">
        <w:rPr>
          <w:lang w:val="fr-CH"/>
        </w:rPr>
        <w:t xml:space="preserve"> </w:t>
      </w:r>
      <w:proofErr w:type="spellStart"/>
      <w:r w:rsidRPr="00E141AD">
        <w:rPr>
          <w:lang w:val="fr-CH"/>
        </w:rPr>
        <w:t>Belleflamme</w:t>
      </w:r>
      <w:proofErr w:type="spellEnd"/>
      <w:r w:rsidRPr="00E141AD">
        <w:rPr>
          <w:lang w:val="fr-CH"/>
        </w:rPr>
        <w:t xml:space="preserve"> et al. 2015, S. 9.</w:t>
      </w:r>
    </w:p>
  </w:footnote>
  <w:footnote w:id="15">
    <w:p w14:paraId="62B1167A" w14:textId="77777777" w:rsidR="000C2DC2" w:rsidRPr="00635841" w:rsidRDefault="000C2DC2" w:rsidP="000C2DC2">
      <w:pPr>
        <w:pStyle w:val="Funotentext"/>
        <w:rPr>
          <w:lang w:val="fr-CH"/>
        </w:rPr>
      </w:pPr>
      <w:r>
        <w:rPr>
          <w:rStyle w:val="Funotenzeichen"/>
        </w:rPr>
        <w:footnoteRef/>
      </w:r>
      <w:r w:rsidRPr="00635841">
        <w:rPr>
          <w:lang w:val="fr-CH"/>
        </w:rPr>
        <w:t xml:space="preserve"> </w:t>
      </w:r>
      <w:proofErr w:type="spellStart"/>
      <w:r w:rsidRPr="00635841">
        <w:rPr>
          <w:lang w:val="fr-CH"/>
        </w:rPr>
        <w:t>Aitamurto</w:t>
      </w:r>
      <w:proofErr w:type="spellEnd"/>
      <w:r w:rsidRPr="00635841">
        <w:rPr>
          <w:lang w:val="fr-CH"/>
        </w:rPr>
        <w:t xml:space="preserve"> 2011, S. 440.</w:t>
      </w:r>
    </w:p>
  </w:footnote>
  <w:footnote w:id="16">
    <w:p w14:paraId="3EB83B6F" w14:textId="77777777" w:rsidR="000C2DC2" w:rsidRPr="00A163BA" w:rsidRDefault="000C2DC2" w:rsidP="000C2DC2">
      <w:pPr>
        <w:pStyle w:val="Funotentext"/>
        <w:rPr>
          <w:lang w:val="de-CH"/>
        </w:rPr>
      </w:pPr>
      <w:r>
        <w:rPr>
          <w:rStyle w:val="Funotenzeichen"/>
        </w:rPr>
        <w:footnoteRef/>
      </w:r>
      <w:r w:rsidRPr="00A163BA">
        <w:rPr>
          <w:lang w:val="de-CH"/>
        </w:rPr>
        <w:t xml:space="preserve"> </w:t>
      </w:r>
      <w:proofErr w:type="spellStart"/>
      <w:r w:rsidRPr="00A163BA">
        <w:rPr>
          <w:lang w:val="de-CH"/>
        </w:rPr>
        <w:t>Belleflamme</w:t>
      </w:r>
      <w:proofErr w:type="spellEnd"/>
      <w:r w:rsidRPr="00A163BA">
        <w:rPr>
          <w:lang w:val="de-CH"/>
        </w:rPr>
        <w:t xml:space="preserve"> et al. 2015, S.</w:t>
      </w:r>
      <w:r>
        <w:rPr>
          <w:lang w:val="de-CH"/>
        </w:rPr>
        <w:t xml:space="preserve"> </w:t>
      </w:r>
      <w:r w:rsidRPr="00A163BA">
        <w:rPr>
          <w:lang w:val="de-CH"/>
        </w:rPr>
        <w:t>7.</w:t>
      </w:r>
    </w:p>
  </w:footnote>
  <w:footnote w:id="17">
    <w:p w14:paraId="3CCCE77E" w14:textId="77777777" w:rsidR="000C2DC2" w:rsidRPr="00100065" w:rsidRDefault="000C2DC2" w:rsidP="000C2DC2">
      <w:pPr>
        <w:pStyle w:val="Funotentext"/>
      </w:pPr>
      <w:r>
        <w:rPr>
          <w:rStyle w:val="Funotenzeichen"/>
        </w:rPr>
        <w:footnoteRef/>
      </w:r>
      <w:r>
        <w:t xml:space="preserve"> </w:t>
      </w:r>
      <w:r w:rsidRPr="001265D2">
        <w:t xml:space="preserve">Bretschneider </w:t>
      </w:r>
      <w:r w:rsidRPr="00635841">
        <w:t>u</w:t>
      </w:r>
      <w:r w:rsidRPr="001265D2">
        <w:t>nd Leimeister 2017, S.</w:t>
      </w:r>
      <w:r>
        <w:t xml:space="preserve"> </w:t>
      </w:r>
      <w:r w:rsidRPr="001265D2">
        <w:t>5.</w:t>
      </w:r>
    </w:p>
  </w:footnote>
  <w:footnote w:id="18">
    <w:p w14:paraId="1BD9A245" w14:textId="77777777" w:rsidR="000C2DC2" w:rsidRPr="00A33FF2" w:rsidRDefault="000C2DC2" w:rsidP="000C2DC2">
      <w:pPr>
        <w:pStyle w:val="Funotentext"/>
        <w:rPr>
          <w:lang w:val="da-DK"/>
        </w:rPr>
      </w:pPr>
      <w:r>
        <w:rPr>
          <w:rStyle w:val="Funotenzeichen"/>
        </w:rPr>
        <w:footnoteRef/>
      </w:r>
      <w:r w:rsidRPr="00C5660A">
        <w:rPr>
          <w:lang w:val="da-DK"/>
        </w:rPr>
        <w:t xml:space="preserve"> Belleflamme et al. 2015, S.</w:t>
      </w:r>
      <w:r>
        <w:rPr>
          <w:lang w:val="da-DK"/>
        </w:rPr>
        <w:t xml:space="preserve"> </w:t>
      </w:r>
      <w:r w:rsidRPr="00C5660A">
        <w:rPr>
          <w:lang w:val="da-DK"/>
        </w:rPr>
        <w:t>7.</w:t>
      </w:r>
    </w:p>
  </w:footnote>
  <w:footnote w:id="19">
    <w:p w14:paraId="0732EE36" w14:textId="77777777" w:rsidR="000C2DC2" w:rsidRPr="00BF5374" w:rsidRDefault="000C2DC2" w:rsidP="000C2DC2">
      <w:pPr>
        <w:pStyle w:val="Funotentext"/>
        <w:rPr>
          <w:lang w:val="da-DK"/>
        </w:rPr>
      </w:pPr>
      <w:r>
        <w:rPr>
          <w:rStyle w:val="Funotenzeichen"/>
        </w:rPr>
        <w:footnoteRef/>
      </w:r>
      <w:r w:rsidRPr="00BF5374">
        <w:rPr>
          <w:lang w:val="da-DK"/>
        </w:rPr>
        <w:t xml:space="preserve"> Belleflamme et al. 2015, S.</w:t>
      </w:r>
      <w:r>
        <w:rPr>
          <w:lang w:val="da-DK"/>
        </w:rPr>
        <w:t xml:space="preserve"> </w:t>
      </w:r>
      <w:r w:rsidRPr="00BF5374">
        <w:rPr>
          <w:lang w:val="da-DK"/>
        </w:rPr>
        <w:t>8.</w:t>
      </w:r>
    </w:p>
  </w:footnote>
  <w:footnote w:id="20">
    <w:p w14:paraId="47E9497C" w14:textId="77777777" w:rsidR="000C2DC2" w:rsidRPr="00900899" w:rsidRDefault="000C2DC2" w:rsidP="000C2DC2">
      <w:pPr>
        <w:pStyle w:val="Funotentext"/>
        <w:rPr>
          <w:lang w:val="da-DK"/>
        </w:rPr>
      </w:pPr>
      <w:r>
        <w:rPr>
          <w:rStyle w:val="Funotenzeichen"/>
        </w:rPr>
        <w:footnoteRef/>
      </w:r>
      <w:r w:rsidRPr="00900899">
        <w:rPr>
          <w:lang w:val="da-DK"/>
        </w:rPr>
        <w:t xml:space="preserve"> Regner, 2021, S.</w:t>
      </w:r>
      <w:r>
        <w:rPr>
          <w:lang w:val="da-DK"/>
        </w:rPr>
        <w:t xml:space="preserve"> </w:t>
      </w:r>
      <w:r w:rsidRPr="00900899">
        <w:rPr>
          <w:lang w:val="da-DK"/>
        </w:rPr>
        <w:t>134.</w:t>
      </w:r>
    </w:p>
  </w:footnote>
  <w:footnote w:id="21">
    <w:p w14:paraId="5BB4F8E8" w14:textId="77777777" w:rsidR="000C2DC2" w:rsidRPr="00900899" w:rsidRDefault="000C2DC2" w:rsidP="000C2DC2">
      <w:pPr>
        <w:pStyle w:val="Funotentext"/>
        <w:rPr>
          <w:lang w:val="da-DK"/>
        </w:rPr>
      </w:pPr>
      <w:r>
        <w:rPr>
          <w:rStyle w:val="Funotenzeichen"/>
        </w:rPr>
        <w:footnoteRef/>
      </w:r>
      <w:r w:rsidRPr="00900899">
        <w:rPr>
          <w:lang w:val="da-DK"/>
        </w:rPr>
        <w:t xml:space="preserve"> </w:t>
      </w:r>
      <w:r w:rsidRPr="00120041">
        <w:rPr>
          <w:lang w:val="da-DK"/>
        </w:rPr>
        <w:t>Lin et al., 2020, S.</w:t>
      </w:r>
      <w:r>
        <w:rPr>
          <w:lang w:val="da-DK"/>
        </w:rPr>
        <w:t xml:space="preserve"> </w:t>
      </w:r>
      <w:r w:rsidRPr="00120041">
        <w:rPr>
          <w:lang w:val="da-DK"/>
        </w:rPr>
        <w:t>2.</w:t>
      </w:r>
    </w:p>
  </w:footnote>
  <w:footnote w:id="22">
    <w:p w14:paraId="48BDB479" w14:textId="77777777" w:rsidR="000C2DC2" w:rsidRPr="00BF5374" w:rsidRDefault="000C2DC2" w:rsidP="000C2DC2">
      <w:pPr>
        <w:pStyle w:val="Funotentext"/>
        <w:rPr>
          <w:lang w:val="da-DK"/>
        </w:rPr>
      </w:pPr>
      <w:r>
        <w:rPr>
          <w:rStyle w:val="Funotenzeichen"/>
        </w:rPr>
        <w:footnoteRef/>
      </w:r>
      <w:r w:rsidRPr="00BF5374">
        <w:rPr>
          <w:lang w:val="da-DK"/>
        </w:rPr>
        <w:t xml:space="preserve"> </w:t>
      </w:r>
      <w:proofErr w:type="spellStart"/>
      <w:r w:rsidRPr="00BF5374">
        <w:rPr>
          <w:lang w:val="da-DK"/>
        </w:rPr>
        <w:t>Aitamurto</w:t>
      </w:r>
      <w:proofErr w:type="spellEnd"/>
      <w:r w:rsidRPr="00BF5374">
        <w:rPr>
          <w:lang w:val="da-DK"/>
        </w:rPr>
        <w:t xml:space="preserve"> 2015, S.197.</w:t>
      </w:r>
    </w:p>
  </w:footnote>
  <w:footnote w:id="23">
    <w:p w14:paraId="30C157C8" w14:textId="77777777" w:rsidR="000C2DC2" w:rsidRPr="00900899" w:rsidRDefault="000C2DC2" w:rsidP="000C2DC2">
      <w:pPr>
        <w:pStyle w:val="Funotentext"/>
        <w:rPr>
          <w:lang w:val="da-DK"/>
        </w:rPr>
      </w:pPr>
      <w:r>
        <w:rPr>
          <w:rStyle w:val="Funotenzeichen"/>
        </w:rPr>
        <w:footnoteRef/>
      </w:r>
      <w:r w:rsidRPr="00900899">
        <w:rPr>
          <w:lang w:val="da-DK"/>
        </w:rPr>
        <w:t xml:space="preserve"> Regner, 2021, S.141.</w:t>
      </w:r>
    </w:p>
  </w:footnote>
  <w:footnote w:id="24">
    <w:p w14:paraId="045154A0" w14:textId="77777777" w:rsidR="000C2DC2" w:rsidRPr="00900899" w:rsidRDefault="000C2DC2" w:rsidP="000C2DC2">
      <w:pPr>
        <w:pStyle w:val="Funotentext"/>
        <w:rPr>
          <w:lang w:val="da-DK"/>
        </w:rPr>
      </w:pPr>
      <w:r>
        <w:rPr>
          <w:rStyle w:val="Funotenzeichen"/>
        </w:rPr>
        <w:footnoteRef/>
      </w:r>
      <w:r w:rsidRPr="00900899">
        <w:rPr>
          <w:lang w:val="da-DK"/>
        </w:rPr>
        <w:t xml:space="preserve"> Regner 202</w:t>
      </w:r>
      <w:r>
        <w:rPr>
          <w:lang w:val="da-DK"/>
        </w:rPr>
        <w:t>1</w:t>
      </w:r>
      <w:r w:rsidRPr="00900899">
        <w:rPr>
          <w:lang w:val="da-DK"/>
        </w:rPr>
        <w:t>, S.135.</w:t>
      </w:r>
    </w:p>
  </w:footnote>
  <w:footnote w:id="25">
    <w:p w14:paraId="0109F4E5" w14:textId="77777777" w:rsidR="000C2DC2" w:rsidRPr="00900899" w:rsidRDefault="000C2DC2" w:rsidP="000C2DC2">
      <w:pPr>
        <w:pStyle w:val="Funotentext"/>
        <w:rPr>
          <w:lang w:val="da-DK"/>
        </w:rPr>
      </w:pPr>
      <w:r>
        <w:rPr>
          <w:rStyle w:val="Funotenzeichen"/>
        </w:rPr>
        <w:footnoteRef/>
      </w:r>
      <w:r w:rsidRPr="00900899">
        <w:rPr>
          <w:lang w:val="da-DK"/>
        </w:rPr>
        <w:t xml:space="preserve"> Wang et al. 2005, S.</w:t>
      </w:r>
      <w:r>
        <w:rPr>
          <w:lang w:val="da-DK"/>
        </w:rPr>
        <w:t xml:space="preserve"> </w:t>
      </w:r>
      <w:r w:rsidRPr="00900899">
        <w:rPr>
          <w:lang w:val="da-DK"/>
        </w:rPr>
        <w:t>306.</w:t>
      </w:r>
    </w:p>
  </w:footnote>
  <w:footnote w:id="26">
    <w:p w14:paraId="760493C2" w14:textId="77777777" w:rsidR="000C2DC2" w:rsidRPr="00900899" w:rsidRDefault="000C2DC2" w:rsidP="000C2DC2">
      <w:pPr>
        <w:pStyle w:val="Funotentext"/>
        <w:rPr>
          <w:lang w:val="da-DK"/>
        </w:rPr>
      </w:pPr>
      <w:r>
        <w:rPr>
          <w:rStyle w:val="Funotenzeichen"/>
        </w:rPr>
        <w:footnoteRef/>
      </w:r>
      <w:r w:rsidRPr="00900899">
        <w:rPr>
          <w:lang w:val="da-DK"/>
        </w:rPr>
        <w:t xml:space="preserve"> Lin et al. 2020, S.</w:t>
      </w:r>
      <w:r>
        <w:rPr>
          <w:lang w:val="da-DK"/>
        </w:rPr>
        <w:t xml:space="preserve"> </w:t>
      </w:r>
      <w:r w:rsidRPr="00900899">
        <w:rPr>
          <w:lang w:val="da-DK"/>
        </w:rPr>
        <w:t>6.</w:t>
      </w:r>
    </w:p>
  </w:footnote>
  <w:footnote w:id="27">
    <w:p w14:paraId="28A57DE1" w14:textId="77777777" w:rsidR="000C2DC2" w:rsidRPr="00900899" w:rsidRDefault="000C2DC2" w:rsidP="000C2DC2">
      <w:pPr>
        <w:pStyle w:val="Funotentext"/>
        <w:rPr>
          <w:lang w:val="da-DK"/>
        </w:rPr>
      </w:pPr>
      <w:r w:rsidRPr="00D5687E">
        <w:rPr>
          <w:rStyle w:val="Funotenzeichen"/>
        </w:rPr>
        <w:footnoteRef/>
      </w:r>
      <w:r w:rsidRPr="00D5687E">
        <w:rPr>
          <w:lang w:val="da-DK"/>
        </w:rPr>
        <w:t xml:space="preserve"> </w:t>
      </w:r>
      <w:proofErr w:type="spellStart"/>
      <w:r w:rsidRPr="00D5687E">
        <w:rPr>
          <w:lang w:val="da-DK"/>
        </w:rPr>
        <w:t>Morhart</w:t>
      </w:r>
      <w:proofErr w:type="spellEnd"/>
      <w:r w:rsidRPr="00D5687E">
        <w:rPr>
          <w:lang w:val="da-DK"/>
        </w:rPr>
        <w:t xml:space="preserve"> et al. 2015, S.</w:t>
      </w:r>
      <w:r>
        <w:rPr>
          <w:lang w:val="da-DK"/>
        </w:rPr>
        <w:t xml:space="preserve"> </w:t>
      </w:r>
      <w:r w:rsidRPr="00D5687E">
        <w:rPr>
          <w:lang w:val="da-DK"/>
        </w:rPr>
        <w:t>28 f.</w:t>
      </w:r>
    </w:p>
  </w:footnote>
  <w:footnote w:id="28">
    <w:p w14:paraId="6FDADE40" w14:textId="1144971C" w:rsidR="000C2DC2" w:rsidRPr="00900899" w:rsidRDefault="000C2DC2" w:rsidP="000C2DC2">
      <w:pPr>
        <w:pStyle w:val="Funotentext"/>
        <w:rPr>
          <w:lang w:val="da-DK"/>
        </w:rPr>
      </w:pPr>
      <w:r>
        <w:rPr>
          <w:rStyle w:val="Funotenzeichen"/>
        </w:rPr>
        <w:footnoteRef/>
      </w:r>
      <w:r w:rsidRPr="00900899">
        <w:rPr>
          <w:lang w:val="da-DK"/>
        </w:rPr>
        <w:t xml:space="preserve"> </w:t>
      </w:r>
      <w:proofErr w:type="spellStart"/>
      <w:r w:rsidRPr="00C44386">
        <w:rPr>
          <w:lang w:val="da-DK"/>
        </w:rPr>
        <w:t>Rodnyansky</w:t>
      </w:r>
      <w:proofErr w:type="spellEnd"/>
      <w:r w:rsidRPr="00C44386">
        <w:rPr>
          <w:lang w:val="da-DK"/>
        </w:rPr>
        <w:t xml:space="preserve"> </w:t>
      </w:r>
      <w:r>
        <w:rPr>
          <w:lang w:val="da-DK"/>
        </w:rPr>
        <w:t>u</w:t>
      </w:r>
      <w:r w:rsidRPr="00C44386">
        <w:rPr>
          <w:lang w:val="da-DK"/>
        </w:rPr>
        <w:t xml:space="preserve">nd </w:t>
      </w:r>
      <w:r w:rsidR="0095558A">
        <w:rPr>
          <w:lang w:val="da-DK"/>
        </w:rPr>
        <w:t xml:space="preserve">King </w:t>
      </w:r>
      <w:r w:rsidRPr="00C44386">
        <w:rPr>
          <w:lang w:val="da-DK"/>
        </w:rPr>
        <w:t>2017, S. 795.</w:t>
      </w:r>
    </w:p>
  </w:footnote>
  <w:footnote w:id="29">
    <w:p w14:paraId="3A8D4253" w14:textId="77777777" w:rsidR="000C2DC2" w:rsidRPr="00900899" w:rsidRDefault="000C2DC2" w:rsidP="000C2DC2">
      <w:pPr>
        <w:pStyle w:val="Funotentext"/>
        <w:rPr>
          <w:lang w:val="da-DK"/>
        </w:rPr>
      </w:pPr>
      <w:r>
        <w:rPr>
          <w:rStyle w:val="Funotenzeichen"/>
        </w:rPr>
        <w:footnoteRef/>
      </w:r>
      <w:r w:rsidRPr="00900899">
        <w:rPr>
          <w:lang w:val="da-DK"/>
        </w:rPr>
        <w:t xml:space="preserve"> Regner 2021, S. 140.</w:t>
      </w:r>
    </w:p>
  </w:footnote>
  <w:footnote w:id="30">
    <w:p w14:paraId="58363468" w14:textId="77777777" w:rsidR="000C2DC2" w:rsidRPr="00900899" w:rsidRDefault="000C2DC2" w:rsidP="000C2DC2">
      <w:pPr>
        <w:pStyle w:val="Funotentext"/>
        <w:rPr>
          <w:lang w:val="da-DK"/>
        </w:rPr>
      </w:pPr>
      <w:r>
        <w:rPr>
          <w:rStyle w:val="Funotenzeichen"/>
        </w:rPr>
        <w:footnoteRef/>
      </w:r>
      <w:r w:rsidRPr="00900899">
        <w:rPr>
          <w:lang w:val="da-DK"/>
        </w:rPr>
        <w:t xml:space="preserve"> Gerber and Hui 2013, S.</w:t>
      </w:r>
      <w:r>
        <w:rPr>
          <w:lang w:val="da-DK"/>
        </w:rPr>
        <w:t xml:space="preserve"> </w:t>
      </w:r>
      <w:r w:rsidRPr="00900899">
        <w:rPr>
          <w:lang w:val="da-DK"/>
        </w:rPr>
        <w:t>15.</w:t>
      </w:r>
    </w:p>
  </w:footnote>
  <w:footnote w:id="31">
    <w:p w14:paraId="328553D9" w14:textId="77777777" w:rsidR="000C2DC2" w:rsidRPr="00900899" w:rsidRDefault="000C2DC2" w:rsidP="000C2DC2">
      <w:pPr>
        <w:pStyle w:val="Funotentext"/>
        <w:rPr>
          <w:lang w:val="da-DK"/>
        </w:rPr>
      </w:pPr>
      <w:r>
        <w:rPr>
          <w:rStyle w:val="Funotenzeichen"/>
        </w:rPr>
        <w:footnoteRef/>
      </w:r>
      <w:r w:rsidRPr="00900899">
        <w:rPr>
          <w:lang w:val="da-DK"/>
        </w:rPr>
        <w:t xml:space="preserve"> Lin et al. 2020, S.141</w:t>
      </w:r>
      <w:r>
        <w:rPr>
          <w:lang w:val="da-DK"/>
        </w:rPr>
        <w:t>.</w:t>
      </w:r>
    </w:p>
  </w:footnote>
  <w:footnote w:id="32">
    <w:p w14:paraId="3FEE6C0C" w14:textId="77777777" w:rsidR="000C2DC2" w:rsidRPr="00900899" w:rsidRDefault="000C2DC2" w:rsidP="000C2DC2">
      <w:pPr>
        <w:pStyle w:val="Funotentext"/>
        <w:rPr>
          <w:lang w:val="da-DK"/>
        </w:rPr>
      </w:pPr>
      <w:r>
        <w:rPr>
          <w:rStyle w:val="Funotenzeichen"/>
        </w:rPr>
        <w:footnoteRef/>
      </w:r>
      <w:r w:rsidRPr="00900899">
        <w:rPr>
          <w:lang w:val="da-DK"/>
        </w:rPr>
        <w:t xml:space="preserve"> Lin et al., 2020, S.</w:t>
      </w:r>
      <w:r>
        <w:rPr>
          <w:lang w:val="da-DK"/>
        </w:rPr>
        <w:t xml:space="preserve"> </w:t>
      </w:r>
      <w:r w:rsidRPr="00900899">
        <w:rPr>
          <w:lang w:val="da-DK"/>
        </w:rPr>
        <w:t>35</w:t>
      </w:r>
      <w:r>
        <w:rPr>
          <w:lang w:val="da-DK"/>
        </w:rPr>
        <w:t>.</w:t>
      </w:r>
    </w:p>
  </w:footnote>
  <w:footnote w:id="33">
    <w:p w14:paraId="38B3D563" w14:textId="77777777" w:rsidR="000C2DC2" w:rsidRPr="00900899" w:rsidRDefault="000C2DC2" w:rsidP="000C2DC2">
      <w:pPr>
        <w:pStyle w:val="Funotentext"/>
        <w:rPr>
          <w:lang w:val="da-DK"/>
        </w:rPr>
      </w:pPr>
      <w:r>
        <w:rPr>
          <w:rStyle w:val="Funotenzeichen"/>
        </w:rPr>
        <w:footnoteRef/>
      </w:r>
      <w:r w:rsidRPr="00900899">
        <w:rPr>
          <w:lang w:val="da-DK"/>
        </w:rPr>
        <w:t xml:space="preserve"> Lin et al., 2020, S.</w:t>
      </w:r>
      <w:r>
        <w:rPr>
          <w:lang w:val="da-DK"/>
        </w:rPr>
        <w:t xml:space="preserve"> </w:t>
      </w:r>
      <w:r w:rsidRPr="00900899">
        <w:rPr>
          <w:lang w:val="da-DK"/>
        </w:rPr>
        <w:t>31.</w:t>
      </w:r>
    </w:p>
  </w:footnote>
  <w:footnote w:id="34">
    <w:p w14:paraId="660E0650" w14:textId="77777777" w:rsidR="000C2DC2" w:rsidRPr="00900899" w:rsidRDefault="000C2DC2" w:rsidP="000C2DC2">
      <w:pPr>
        <w:pStyle w:val="Funotentext"/>
        <w:rPr>
          <w:lang w:val="da-DK"/>
        </w:rPr>
      </w:pPr>
      <w:r>
        <w:rPr>
          <w:rStyle w:val="Funotenzeichen"/>
        </w:rPr>
        <w:footnoteRef/>
      </w:r>
      <w:r w:rsidRPr="00900899">
        <w:rPr>
          <w:lang w:val="da-DK"/>
        </w:rPr>
        <w:t xml:space="preserve"> Gerber and Hui 2013, S.10.</w:t>
      </w:r>
    </w:p>
  </w:footnote>
  <w:footnote w:id="35">
    <w:p w14:paraId="4315129D" w14:textId="77777777" w:rsidR="000C2DC2" w:rsidRPr="004F621A" w:rsidRDefault="000C2DC2" w:rsidP="000C2DC2">
      <w:pPr>
        <w:pStyle w:val="Funotentext"/>
      </w:pPr>
      <w:r>
        <w:rPr>
          <w:rStyle w:val="Funotenzeichen"/>
        </w:rPr>
        <w:footnoteRef/>
      </w:r>
      <w:r>
        <w:t xml:space="preserve"> Regner 2021, S. 140.</w:t>
      </w:r>
    </w:p>
  </w:footnote>
  <w:footnote w:id="36">
    <w:p w14:paraId="1A77EBED" w14:textId="77777777" w:rsidR="000C2DC2" w:rsidRPr="004F621A" w:rsidRDefault="000C2DC2" w:rsidP="000C2DC2">
      <w:pPr>
        <w:pStyle w:val="Funotentext"/>
      </w:pPr>
      <w:r>
        <w:rPr>
          <w:rStyle w:val="Funotenzeichen"/>
        </w:rPr>
        <w:footnoteRef/>
      </w:r>
      <w:r>
        <w:t xml:space="preserve"> Bretschneider </w:t>
      </w:r>
      <w:proofErr w:type="spellStart"/>
      <w:r>
        <w:t>and</w:t>
      </w:r>
      <w:proofErr w:type="spellEnd"/>
      <w:r>
        <w:t xml:space="preserve"> Leimeister 2017, S. 4.</w:t>
      </w:r>
    </w:p>
  </w:footnote>
  <w:footnote w:id="37">
    <w:p w14:paraId="05A2A33D" w14:textId="77777777" w:rsidR="000C2DC2" w:rsidRPr="008465B0" w:rsidRDefault="000C2DC2" w:rsidP="000C2DC2">
      <w:pPr>
        <w:pStyle w:val="Funotentext"/>
        <w:rPr>
          <w:lang w:val="fr-CH"/>
        </w:rPr>
      </w:pPr>
      <w:r>
        <w:rPr>
          <w:rStyle w:val="Funotenzeichen"/>
        </w:rPr>
        <w:footnoteRef/>
      </w:r>
      <w:r w:rsidRPr="008465B0">
        <w:rPr>
          <w:lang w:val="fr-CH"/>
        </w:rPr>
        <w:t xml:space="preserve"> Chen et al. 2016, S.</w:t>
      </w:r>
      <w:r>
        <w:rPr>
          <w:lang w:val="fr-CH"/>
        </w:rPr>
        <w:t xml:space="preserve"> </w:t>
      </w:r>
      <w:r w:rsidRPr="008465B0">
        <w:rPr>
          <w:lang w:val="fr-CH"/>
        </w:rPr>
        <w:t>88.</w:t>
      </w:r>
    </w:p>
  </w:footnote>
  <w:footnote w:id="38">
    <w:p w14:paraId="4B5D2138" w14:textId="77777777" w:rsidR="000C2DC2" w:rsidRPr="008465B0" w:rsidRDefault="000C2DC2" w:rsidP="000C2DC2">
      <w:pPr>
        <w:pStyle w:val="Funotentext"/>
        <w:rPr>
          <w:lang w:val="fr-CH"/>
        </w:rPr>
      </w:pPr>
      <w:r>
        <w:rPr>
          <w:rStyle w:val="Funotenzeichen"/>
        </w:rPr>
        <w:footnoteRef/>
      </w:r>
      <w:r w:rsidRPr="008465B0">
        <w:rPr>
          <w:lang w:val="fr-CH"/>
        </w:rPr>
        <w:t xml:space="preserve"> Lin et al. 2020, S. 27.</w:t>
      </w:r>
    </w:p>
  </w:footnote>
  <w:footnote w:id="39">
    <w:p w14:paraId="4ED034D0" w14:textId="77777777" w:rsidR="000C2DC2" w:rsidRPr="00BF5374" w:rsidRDefault="000C2DC2" w:rsidP="000C2DC2">
      <w:pPr>
        <w:pStyle w:val="Funotentext"/>
      </w:pPr>
      <w:r>
        <w:rPr>
          <w:rStyle w:val="Funotenzeichen"/>
        </w:rPr>
        <w:footnoteRef/>
      </w:r>
      <w:r w:rsidRPr="00BF5374">
        <w:t xml:space="preserve"> Regner 2021, S. 134.</w:t>
      </w:r>
    </w:p>
  </w:footnote>
  <w:footnote w:id="40">
    <w:p w14:paraId="2486F6BE" w14:textId="77777777" w:rsidR="000C2DC2" w:rsidRPr="008465B0" w:rsidRDefault="000C2DC2" w:rsidP="000C2DC2">
      <w:pPr>
        <w:pStyle w:val="Funotentext"/>
        <w:rPr>
          <w:lang w:val="nb-NO"/>
        </w:rPr>
      </w:pPr>
      <w:r>
        <w:rPr>
          <w:rStyle w:val="Funotenzeichen"/>
        </w:rPr>
        <w:footnoteRef/>
      </w:r>
      <w:r w:rsidRPr="008465B0">
        <w:rPr>
          <w:lang w:val="nb-NO"/>
        </w:rPr>
        <w:t xml:space="preserve"> </w:t>
      </w:r>
      <w:proofErr w:type="spellStart"/>
      <w:r w:rsidRPr="008465B0">
        <w:rPr>
          <w:lang w:val="nb-NO"/>
        </w:rPr>
        <w:t>Jost</w:t>
      </w:r>
      <w:proofErr w:type="spellEnd"/>
      <w:r w:rsidRPr="008465B0">
        <w:rPr>
          <w:lang w:val="nb-NO"/>
        </w:rPr>
        <w:t xml:space="preserve"> 2000, S. 75.</w:t>
      </w:r>
    </w:p>
  </w:footnote>
  <w:footnote w:id="41">
    <w:p w14:paraId="68B48F11" w14:textId="77777777" w:rsidR="000C2DC2" w:rsidRPr="00D55783" w:rsidRDefault="000C2DC2" w:rsidP="000C2DC2">
      <w:pPr>
        <w:pStyle w:val="Funotentext"/>
        <w:rPr>
          <w:lang w:val="nb-NO"/>
        </w:rPr>
      </w:pPr>
      <w:r>
        <w:rPr>
          <w:rStyle w:val="Funotenzeichen"/>
        </w:rPr>
        <w:footnoteRef/>
      </w:r>
      <w:r w:rsidRPr="00D55783">
        <w:rPr>
          <w:lang w:val="nb-NO"/>
        </w:rPr>
        <w:t xml:space="preserve"> </w:t>
      </w:r>
      <w:proofErr w:type="spellStart"/>
      <w:r w:rsidRPr="00D55783">
        <w:rPr>
          <w:lang w:val="nb-NO"/>
        </w:rPr>
        <w:t>Niegemann</w:t>
      </w:r>
      <w:proofErr w:type="spellEnd"/>
      <w:r w:rsidRPr="00D55783">
        <w:rPr>
          <w:lang w:val="nb-NO"/>
        </w:rPr>
        <w:t xml:space="preserve"> et al. 2008, S. 360</w:t>
      </w:r>
      <w:r>
        <w:rPr>
          <w:lang w:val="nb-NO"/>
        </w:rPr>
        <w:t xml:space="preserve"> </w:t>
      </w:r>
      <w:r w:rsidRPr="00D55783">
        <w:rPr>
          <w:lang w:val="nb-NO"/>
        </w:rPr>
        <w:t>f.</w:t>
      </w:r>
    </w:p>
  </w:footnote>
  <w:footnote w:id="42">
    <w:p w14:paraId="71E17A48" w14:textId="77777777" w:rsidR="000C2DC2" w:rsidRPr="00CC620A" w:rsidRDefault="000C2DC2" w:rsidP="000C2DC2">
      <w:pPr>
        <w:pStyle w:val="Funotentext"/>
        <w:rPr>
          <w:lang w:val="de-CH"/>
        </w:rPr>
      </w:pPr>
      <w:r w:rsidRPr="001265D2">
        <w:rPr>
          <w:rStyle w:val="Funotenzeichen"/>
        </w:rPr>
        <w:footnoteRef/>
      </w:r>
      <w:r w:rsidRPr="001265D2">
        <w:t xml:space="preserve"> Bretschneider et al. 2014, S. 3.</w:t>
      </w:r>
    </w:p>
  </w:footnote>
  <w:footnote w:id="43">
    <w:p w14:paraId="721D06B4" w14:textId="77777777" w:rsidR="000C2DC2" w:rsidRDefault="000C2DC2" w:rsidP="000C2DC2"/>
  </w:footnote>
  <w:footnote w:id="44">
    <w:p w14:paraId="5E970C9E" w14:textId="77777777" w:rsidR="000C2DC2" w:rsidRPr="00BA0F6C" w:rsidRDefault="000C2DC2" w:rsidP="000C2DC2">
      <w:pPr>
        <w:pStyle w:val="Funotentext"/>
        <w:rPr>
          <w:lang w:val="de-CH"/>
        </w:rPr>
      </w:pPr>
      <w:r>
        <w:rPr>
          <w:rStyle w:val="Funotenzeichen"/>
        </w:rPr>
        <w:footnoteRef/>
      </w:r>
      <w:r>
        <w:t xml:space="preserve"> </w:t>
      </w:r>
      <w:r w:rsidRPr="001265D2">
        <w:t>Rheinberg, 2006, zitiert nach Bretschneider et al. 2014, S.4.</w:t>
      </w:r>
    </w:p>
  </w:footnote>
  <w:footnote w:id="45">
    <w:p w14:paraId="63CBF285" w14:textId="77777777" w:rsidR="000C2DC2" w:rsidRPr="00BF305E" w:rsidRDefault="000C2DC2" w:rsidP="000C2DC2">
      <w:pPr>
        <w:pStyle w:val="Funotentext"/>
        <w:rPr>
          <w:lang w:val="en-US"/>
        </w:rPr>
      </w:pPr>
      <w:r>
        <w:rPr>
          <w:rStyle w:val="Funotenzeichen"/>
        </w:rPr>
        <w:footnoteRef/>
      </w:r>
      <w:r w:rsidRPr="00BF305E">
        <w:rPr>
          <w:lang w:val="en-US"/>
        </w:rPr>
        <w:t xml:space="preserve"> Ryan and Deci, 2000, S.</w:t>
      </w:r>
      <w:r>
        <w:rPr>
          <w:lang w:val="en-US"/>
        </w:rPr>
        <w:t xml:space="preserve"> </w:t>
      </w:r>
      <w:r w:rsidRPr="00BF305E">
        <w:rPr>
          <w:lang w:val="en-US"/>
        </w:rPr>
        <w:t>61</w:t>
      </w:r>
      <w:r>
        <w:rPr>
          <w:lang w:val="en-US"/>
        </w:rPr>
        <w:t>.</w:t>
      </w:r>
    </w:p>
  </w:footnote>
  <w:footnote w:id="46">
    <w:p w14:paraId="2223D274" w14:textId="77777777" w:rsidR="000C2DC2" w:rsidRPr="00BF305E" w:rsidRDefault="000C2DC2" w:rsidP="000C2DC2">
      <w:pPr>
        <w:pStyle w:val="Funotentext"/>
        <w:rPr>
          <w:lang w:val="en-US"/>
        </w:rPr>
      </w:pPr>
      <w:r>
        <w:rPr>
          <w:rStyle w:val="Funotenzeichen"/>
        </w:rPr>
        <w:footnoteRef/>
      </w:r>
      <w:r w:rsidRPr="00BF305E">
        <w:rPr>
          <w:lang w:val="en-US"/>
        </w:rPr>
        <w:t xml:space="preserve"> Ryan, 1995, S. 407</w:t>
      </w:r>
      <w:r>
        <w:rPr>
          <w:lang w:val="en-US"/>
        </w:rPr>
        <w:t>.</w:t>
      </w:r>
    </w:p>
  </w:footnote>
  <w:footnote w:id="47">
    <w:p w14:paraId="534D6276" w14:textId="77777777" w:rsidR="000C2DC2" w:rsidRPr="000F4D14" w:rsidRDefault="000C2DC2" w:rsidP="000C2DC2">
      <w:pPr>
        <w:pStyle w:val="Funotentext"/>
        <w:rPr>
          <w:lang w:val="de-CH"/>
        </w:rPr>
      </w:pPr>
      <w:r>
        <w:rPr>
          <w:rStyle w:val="Funotenzeichen"/>
        </w:rPr>
        <w:footnoteRef/>
      </w:r>
      <w:r w:rsidRPr="000F4D14">
        <w:rPr>
          <w:lang w:val="de-CH"/>
        </w:rPr>
        <w:t xml:space="preserve"> Ryan und </w:t>
      </w:r>
      <w:proofErr w:type="spellStart"/>
      <w:r w:rsidRPr="000F4D14">
        <w:rPr>
          <w:lang w:val="de-CH"/>
        </w:rPr>
        <w:t>Deci</w:t>
      </w:r>
      <w:proofErr w:type="spellEnd"/>
      <w:r w:rsidRPr="000F4D14">
        <w:rPr>
          <w:lang w:val="de-CH"/>
        </w:rPr>
        <w:t>, 2000, S. 56.</w:t>
      </w:r>
    </w:p>
  </w:footnote>
  <w:footnote w:id="48">
    <w:p w14:paraId="5AC73D28" w14:textId="77777777" w:rsidR="000C2DC2" w:rsidRPr="000F4D14" w:rsidRDefault="000C2DC2" w:rsidP="000C2DC2">
      <w:pPr>
        <w:pStyle w:val="Funotentext"/>
        <w:rPr>
          <w:lang w:val="de-CH"/>
        </w:rPr>
      </w:pPr>
      <w:r>
        <w:rPr>
          <w:rStyle w:val="Funotenzeichen"/>
        </w:rPr>
        <w:footnoteRef/>
      </w:r>
      <w:r w:rsidRPr="000F4D14">
        <w:rPr>
          <w:lang w:val="de-CH"/>
        </w:rPr>
        <w:t xml:space="preserve"> Ryan und </w:t>
      </w:r>
      <w:proofErr w:type="spellStart"/>
      <w:r w:rsidRPr="000F4D14">
        <w:rPr>
          <w:lang w:val="de-CH"/>
        </w:rPr>
        <w:t>Deci</w:t>
      </w:r>
      <w:proofErr w:type="spellEnd"/>
      <w:r w:rsidRPr="000F4D14">
        <w:rPr>
          <w:lang w:val="de-CH"/>
        </w:rPr>
        <w:t xml:space="preserve"> 2000, S. 62.</w:t>
      </w:r>
    </w:p>
  </w:footnote>
  <w:footnote w:id="49">
    <w:p w14:paraId="2881FDC7" w14:textId="77777777" w:rsidR="000C2DC2" w:rsidRPr="000602D8" w:rsidRDefault="000C2DC2" w:rsidP="000C2DC2">
      <w:pPr>
        <w:pStyle w:val="Funotentext"/>
        <w:rPr>
          <w:lang w:val="it-IT"/>
        </w:rPr>
      </w:pPr>
      <w:r w:rsidRPr="00133E78">
        <w:rPr>
          <w:rStyle w:val="Funotenzeichen"/>
        </w:rPr>
        <w:footnoteRef/>
      </w:r>
      <w:r w:rsidRPr="000602D8">
        <w:rPr>
          <w:lang w:val="it-IT"/>
        </w:rPr>
        <w:t xml:space="preserve"> </w:t>
      </w:r>
      <w:proofErr w:type="spellStart"/>
      <w:r w:rsidRPr="000602D8">
        <w:rPr>
          <w:lang w:val="it-IT"/>
        </w:rPr>
        <w:t>Deci</w:t>
      </w:r>
      <w:proofErr w:type="spellEnd"/>
      <w:r w:rsidRPr="000602D8">
        <w:rPr>
          <w:lang w:val="it-IT"/>
        </w:rPr>
        <w:t xml:space="preserve"> </w:t>
      </w:r>
      <w:r w:rsidRPr="00133E78">
        <w:rPr>
          <w:lang w:val="it-IT"/>
        </w:rPr>
        <w:t>u</w:t>
      </w:r>
      <w:r w:rsidRPr="000602D8">
        <w:rPr>
          <w:lang w:val="it-IT"/>
        </w:rPr>
        <w:t>nd Ryan 1985, S. 54.</w:t>
      </w:r>
    </w:p>
  </w:footnote>
  <w:footnote w:id="50">
    <w:p w14:paraId="1DF17165" w14:textId="77777777" w:rsidR="000C2DC2" w:rsidRPr="000602D8" w:rsidRDefault="000C2DC2" w:rsidP="000C2DC2">
      <w:pPr>
        <w:pStyle w:val="Funotentext"/>
        <w:rPr>
          <w:lang w:val="it-IT"/>
        </w:rPr>
      </w:pPr>
      <w:r w:rsidRPr="00133E78">
        <w:rPr>
          <w:rStyle w:val="Funotenzeichen"/>
        </w:rPr>
        <w:footnoteRef/>
      </w:r>
      <w:r w:rsidRPr="000602D8">
        <w:rPr>
          <w:lang w:val="it-IT"/>
        </w:rPr>
        <w:t xml:space="preserve"> </w:t>
      </w:r>
      <w:proofErr w:type="spellStart"/>
      <w:r w:rsidRPr="000602D8">
        <w:rPr>
          <w:lang w:val="it-IT"/>
        </w:rPr>
        <w:t>Deci</w:t>
      </w:r>
      <w:proofErr w:type="spellEnd"/>
      <w:r w:rsidRPr="000602D8">
        <w:rPr>
          <w:lang w:val="it-IT"/>
        </w:rPr>
        <w:t xml:space="preserve"> und Ryan 1993, S. 229.</w:t>
      </w:r>
    </w:p>
  </w:footnote>
  <w:footnote w:id="51">
    <w:p w14:paraId="5297E8B6" w14:textId="77777777" w:rsidR="000C2DC2" w:rsidRPr="000602D8" w:rsidRDefault="000C2DC2" w:rsidP="000C2DC2">
      <w:pPr>
        <w:pStyle w:val="Funotentext"/>
        <w:rPr>
          <w:lang w:val="de-CH"/>
        </w:rPr>
      </w:pPr>
      <w:r w:rsidRPr="00133E78">
        <w:rPr>
          <w:rStyle w:val="Funotenzeichen"/>
        </w:rPr>
        <w:footnoteRef/>
      </w:r>
      <w:r w:rsidRPr="000602D8">
        <w:rPr>
          <w:lang w:val="de-CH"/>
        </w:rPr>
        <w:t xml:space="preserve"> </w:t>
      </w:r>
      <w:proofErr w:type="spellStart"/>
      <w:r w:rsidRPr="000602D8">
        <w:rPr>
          <w:lang w:val="de-CH"/>
        </w:rPr>
        <w:t>Deci</w:t>
      </w:r>
      <w:proofErr w:type="spellEnd"/>
      <w:r w:rsidRPr="000602D8">
        <w:rPr>
          <w:lang w:val="de-CH"/>
        </w:rPr>
        <w:t xml:space="preserve"> und Ryan 1985, S. 62-64.</w:t>
      </w:r>
    </w:p>
  </w:footnote>
  <w:footnote w:id="52">
    <w:p w14:paraId="28C770B9" w14:textId="77777777" w:rsidR="000C2DC2" w:rsidRPr="00A465C9" w:rsidRDefault="000C2DC2" w:rsidP="000C2DC2">
      <w:pPr>
        <w:pStyle w:val="Funotentext"/>
        <w:rPr>
          <w:lang w:val="de-CH"/>
        </w:rPr>
      </w:pPr>
      <w:r>
        <w:rPr>
          <w:rStyle w:val="Funotenzeichen"/>
        </w:rPr>
        <w:footnoteRef/>
      </w:r>
      <w:r w:rsidRPr="00A465C9">
        <w:rPr>
          <w:lang w:val="de-CH"/>
        </w:rPr>
        <w:t xml:space="preserve"> </w:t>
      </w:r>
      <w:proofErr w:type="spellStart"/>
      <w:r w:rsidRPr="00A465C9">
        <w:rPr>
          <w:lang w:val="de-CH"/>
        </w:rPr>
        <w:t>Deci</w:t>
      </w:r>
      <w:proofErr w:type="spellEnd"/>
      <w:r w:rsidRPr="00A465C9">
        <w:rPr>
          <w:lang w:val="de-CH"/>
        </w:rPr>
        <w:t xml:space="preserve"> und Ryan 1985, S.137 f.</w:t>
      </w:r>
    </w:p>
  </w:footnote>
  <w:footnote w:id="53">
    <w:p w14:paraId="063C448C" w14:textId="77777777" w:rsidR="000C2DC2" w:rsidRPr="000F4D14" w:rsidRDefault="000C2DC2" w:rsidP="000C2DC2">
      <w:pPr>
        <w:pStyle w:val="Funotentext"/>
        <w:rPr>
          <w:lang w:val="de-CH"/>
        </w:rPr>
      </w:pPr>
      <w:r>
        <w:rPr>
          <w:rStyle w:val="Funotenzeichen"/>
        </w:rPr>
        <w:footnoteRef/>
      </w:r>
      <w:r w:rsidRPr="000F4D14">
        <w:rPr>
          <w:lang w:val="de-CH"/>
        </w:rPr>
        <w:t xml:space="preserve"> </w:t>
      </w:r>
      <w:proofErr w:type="spellStart"/>
      <w:r w:rsidRPr="000F4D14">
        <w:rPr>
          <w:lang w:val="de-CH"/>
        </w:rPr>
        <w:t>Deci</w:t>
      </w:r>
      <w:proofErr w:type="spellEnd"/>
      <w:r w:rsidRPr="000F4D14">
        <w:rPr>
          <w:lang w:val="de-CH"/>
        </w:rPr>
        <w:t xml:space="preserve"> und Ryan 1985, S. 144 f.</w:t>
      </w:r>
    </w:p>
  </w:footnote>
  <w:footnote w:id="54">
    <w:p w14:paraId="511E7272" w14:textId="77777777" w:rsidR="000C2DC2" w:rsidRPr="000F4D14" w:rsidRDefault="000C2DC2" w:rsidP="000C2DC2">
      <w:pPr>
        <w:pStyle w:val="Funotentext"/>
        <w:rPr>
          <w:lang w:val="de-CH"/>
        </w:rPr>
      </w:pPr>
      <w:r>
        <w:rPr>
          <w:rStyle w:val="Funotenzeichen"/>
        </w:rPr>
        <w:footnoteRef/>
      </w:r>
      <w:r w:rsidRPr="000F4D14">
        <w:rPr>
          <w:lang w:val="de-CH"/>
        </w:rPr>
        <w:t xml:space="preserve"> Ryan und </w:t>
      </w:r>
      <w:proofErr w:type="spellStart"/>
      <w:r w:rsidRPr="000F4D14">
        <w:rPr>
          <w:lang w:val="de-CH"/>
        </w:rPr>
        <w:t>Deci</w:t>
      </w:r>
      <w:proofErr w:type="spellEnd"/>
      <w:r w:rsidRPr="000F4D14">
        <w:rPr>
          <w:lang w:val="de-CH"/>
        </w:rPr>
        <w:t xml:space="preserve"> 2000, S. 60.</w:t>
      </w:r>
    </w:p>
  </w:footnote>
  <w:footnote w:id="55">
    <w:p w14:paraId="1819531D" w14:textId="77777777" w:rsidR="000C2DC2" w:rsidRPr="000F4D14" w:rsidRDefault="000C2DC2" w:rsidP="000C2DC2">
      <w:pPr>
        <w:pStyle w:val="Funotentext"/>
        <w:rPr>
          <w:lang w:val="de-CH"/>
        </w:rPr>
      </w:pPr>
      <w:r>
        <w:rPr>
          <w:rStyle w:val="Funotenzeichen"/>
        </w:rPr>
        <w:footnoteRef/>
      </w:r>
      <w:r w:rsidRPr="000F4D14">
        <w:rPr>
          <w:lang w:val="de-CH"/>
        </w:rPr>
        <w:t xml:space="preserve"> Ryan 1995, S. 422.</w:t>
      </w:r>
    </w:p>
  </w:footnote>
  <w:footnote w:id="56">
    <w:p w14:paraId="1E962EE4" w14:textId="77777777" w:rsidR="000C2DC2" w:rsidRPr="000F4D14" w:rsidRDefault="000C2DC2" w:rsidP="000C2DC2">
      <w:pPr>
        <w:pStyle w:val="Funotentext"/>
        <w:rPr>
          <w:lang w:val="de-CH"/>
        </w:rPr>
      </w:pPr>
      <w:r>
        <w:rPr>
          <w:rStyle w:val="Funotenzeichen"/>
        </w:rPr>
        <w:footnoteRef/>
      </w:r>
      <w:r w:rsidRPr="000F4D14">
        <w:rPr>
          <w:lang w:val="de-CH"/>
        </w:rPr>
        <w:t xml:space="preserve"> Ryan und </w:t>
      </w:r>
      <w:proofErr w:type="spellStart"/>
      <w:r w:rsidRPr="000F4D14">
        <w:rPr>
          <w:lang w:val="de-CH"/>
        </w:rPr>
        <w:t>Deci</w:t>
      </w:r>
      <w:proofErr w:type="spellEnd"/>
      <w:r w:rsidRPr="000F4D14">
        <w:rPr>
          <w:lang w:val="de-CH"/>
        </w:rPr>
        <w:t>, 2000, S. 60.</w:t>
      </w:r>
    </w:p>
  </w:footnote>
  <w:footnote w:id="57">
    <w:p w14:paraId="637B277A" w14:textId="77777777" w:rsidR="000C2DC2" w:rsidRPr="00A465C9" w:rsidRDefault="000C2DC2" w:rsidP="000C2DC2">
      <w:pPr>
        <w:pStyle w:val="Funotentext"/>
        <w:rPr>
          <w:lang w:val="de-CH"/>
        </w:rPr>
      </w:pPr>
      <w:r>
        <w:rPr>
          <w:rStyle w:val="Funotenzeichen"/>
        </w:rPr>
        <w:footnoteRef/>
      </w:r>
      <w:r w:rsidRPr="00A465C9">
        <w:rPr>
          <w:lang w:val="de-CH"/>
        </w:rPr>
        <w:t xml:space="preserve"> Ryan und </w:t>
      </w:r>
      <w:proofErr w:type="spellStart"/>
      <w:r w:rsidRPr="00A465C9">
        <w:rPr>
          <w:lang w:val="de-CH"/>
        </w:rPr>
        <w:t>Deci</w:t>
      </w:r>
      <w:proofErr w:type="spellEnd"/>
      <w:r w:rsidRPr="00A465C9">
        <w:rPr>
          <w:lang w:val="de-CH"/>
        </w:rPr>
        <w:t>, 2000, S. 62.</w:t>
      </w:r>
    </w:p>
  </w:footnote>
  <w:footnote w:id="58">
    <w:p w14:paraId="06A65122" w14:textId="77777777" w:rsidR="000C2DC2" w:rsidRPr="00A465C9" w:rsidRDefault="000C2DC2" w:rsidP="000C2DC2">
      <w:pPr>
        <w:pStyle w:val="Funotentext"/>
        <w:rPr>
          <w:lang w:val="da-DK"/>
        </w:rPr>
      </w:pPr>
      <w:r>
        <w:rPr>
          <w:rStyle w:val="Funotenzeichen"/>
        </w:rPr>
        <w:footnoteRef/>
      </w:r>
      <w:r w:rsidRPr="00A465C9">
        <w:rPr>
          <w:lang w:val="da-DK"/>
        </w:rPr>
        <w:t xml:space="preserve"> Ryan </w:t>
      </w:r>
      <w:r>
        <w:rPr>
          <w:lang w:val="da-DK"/>
        </w:rPr>
        <w:t>u</w:t>
      </w:r>
      <w:r w:rsidRPr="00A465C9">
        <w:rPr>
          <w:lang w:val="da-DK"/>
        </w:rPr>
        <w:t xml:space="preserve">nd </w:t>
      </w:r>
      <w:proofErr w:type="spellStart"/>
      <w:r w:rsidRPr="00A465C9">
        <w:rPr>
          <w:lang w:val="da-DK"/>
        </w:rPr>
        <w:t>Deci</w:t>
      </w:r>
      <w:proofErr w:type="spellEnd"/>
      <w:r w:rsidRPr="00A465C9">
        <w:rPr>
          <w:lang w:val="da-DK"/>
        </w:rPr>
        <w:t xml:space="preserve"> 2000, S. 60.</w:t>
      </w:r>
    </w:p>
  </w:footnote>
  <w:footnote w:id="59">
    <w:p w14:paraId="358348B7" w14:textId="77777777" w:rsidR="000C2DC2" w:rsidRPr="00A465C9" w:rsidRDefault="000C2DC2" w:rsidP="000C2DC2">
      <w:pPr>
        <w:pStyle w:val="Funotentext"/>
        <w:rPr>
          <w:lang w:val="da-DK"/>
        </w:rPr>
      </w:pPr>
      <w:r>
        <w:rPr>
          <w:rStyle w:val="Funotenzeichen"/>
        </w:rPr>
        <w:footnoteRef/>
      </w:r>
      <w:r w:rsidRPr="00A465C9">
        <w:rPr>
          <w:lang w:val="da-DK"/>
        </w:rPr>
        <w:t xml:space="preserve"> </w:t>
      </w:r>
      <w:proofErr w:type="spellStart"/>
      <w:r w:rsidRPr="00A465C9">
        <w:rPr>
          <w:lang w:val="da-DK"/>
        </w:rPr>
        <w:t>Bretschneider</w:t>
      </w:r>
      <w:proofErr w:type="spellEnd"/>
      <w:r w:rsidRPr="00A465C9">
        <w:rPr>
          <w:lang w:val="da-DK"/>
        </w:rPr>
        <w:t xml:space="preserve"> et al. 2014, S.3.</w:t>
      </w:r>
    </w:p>
  </w:footnote>
  <w:footnote w:id="60">
    <w:p w14:paraId="08895346" w14:textId="77777777" w:rsidR="000C2DC2" w:rsidRPr="001265D2" w:rsidRDefault="000C2DC2" w:rsidP="000C2DC2">
      <w:pPr>
        <w:pStyle w:val="Funotentext"/>
        <w:rPr>
          <w:lang w:val="da-DK"/>
        </w:rPr>
      </w:pPr>
      <w:r w:rsidRPr="001265D2">
        <w:rPr>
          <w:rStyle w:val="Funotenzeichen"/>
        </w:rPr>
        <w:footnoteRef/>
      </w:r>
      <w:r w:rsidRPr="001265D2">
        <w:rPr>
          <w:lang w:val="da-DK"/>
        </w:rPr>
        <w:t xml:space="preserve"> </w:t>
      </w:r>
      <w:proofErr w:type="spellStart"/>
      <w:r w:rsidRPr="001265D2">
        <w:rPr>
          <w:lang w:val="da-DK"/>
        </w:rPr>
        <w:t>Bagheri</w:t>
      </w:r>
      <w:proofErr w:type="spellEnd"/>
      <w:r w:rsidRPr="001265D2">
        <w:rPr>
          <w:lang w:val="da-DK"/>
        </w:rPr>
        <w:t xml:space="preserve"> et al. 2019, S. 230.</w:t>
      </w:r>
    </w:p>
  </w:footnote>
  <w:footnote w:id="61">
    <w:p w14:paraId="174C6026" w14:textId="77777777" w:rsidR="000C2DC2" w:rsidRPr="001265D2" w:rsidRDefault="000C2DC2" w:rsidP="000C2DC2">
      <w:pPr>
        <w:pStyle w:val="Funotentext"/>
        <w:rPr>
          <w:lang w:val="it-IT"/>
        </w:rPr>
      </w:pPr>
      <w:r w:rsidRPr="001265D2">
        <w:rPr>
          <w:rStyle w:val="Funotenzeichen"/>
        </w:rPr>
        <w:footnoteRef/>
      </w:r>
      <w:r w:rsidRPr="001265D2">
        <w:rPr>
          <w:lang w:val="it-IT"/>
        </w:rPr>
        <w:t xml:space="preserve"> </w:t>
      </w:r>
      <w:proofErr w:type="spellStart"/>
      <w:r w:rsidRPr="001265D2">
        <w:rPr>
          <w:lang w:val="it-IT"/>
        </w:rPr>
        <w:t>Allison</w:t>
      </w:r>
      <w:proofErr w:type="spellEnd"/>
      <w:r w:rsidRPr="001265D2">
        <w:rPr>
          <w:lang w:val="it-IT"/>
        </w:rPr>
        <w:t xml:space="preserve"> et al. 2015, S. 4.</w:t>
      </w:r>
    </w:p>
  </w:footnote>
  <w:footnote w:id="62">
    <w:p w14:paraId="681162BA" w14:textId="77777777" w:rsidR="000C2DC2" w:rsidRPr="001265D2" w:rsidRDefault="000C2DC2" w:rsidP="000C2DC2">
      <w:pPr>
        <w:pStyle w:val="Funotentext"/>
        <w:rPr>
          <w:lang w:val="it-IT"/>
        </w:rPr>
      </w:pPr>
      <w:r w:rsidRPr="001265D2">
        <w:rPr>
          <w:rStyle w:val="Funotenzeichen"/>
        </w:rPr>
        <w:footnoteRef/>
      </w:r>
      <w:r w:rsidRPr="001265D2">
        <w:rPr>
          <w:lang w:val="it-IT"/>
        </w:rPr>
        <w:t xml:space="preserve"> </w:t>
      </w:r>
      <w:proofErr w:type="spellStart"/>
      <w:r w:rsidRPr="001265D2">
        <w:rPr>
          <w:lang w:val="it-IT"/>
        </w:rPr>
        <w:t>Deci</w:t>
      </w:r>
      <w:proofErr w:type="spellEnd"/>
      <w:r w:rsidRPr="001265D2">
        <w:rPr>
          <w:lang w:val="it-IT"/>
        </w:rPr>
        <w:t xml:space="preserve"> 1975, S. 141 f.</w:t>
      </w:r>
    </w:p>
  </w:footnote>
  <w:footnote w:id="63">
    <w:p w14:paraId="7E055A00" w14:textId="77777777" w:rsidR="000C2DC2" w:rsidRPr="001265D2" w:rsidDel="00221236" w:rsidRDefault="000C2DC2" w:rsidP="000C2DC2">
      <w:pPr>
        <w:pStyle w:val="Funotentext"/>
        <w:rPr>
          <w:del w:id="32" w:author="Garousi, Rita-Hedieh" w:date="2021-07-19T20:59:00Z"/>
          <w:lang w:val="it-IT"/>
        </w:rPr>
      </w:pPr>
    </w:p>
  </w:footnote>
  <w:footnote w:id="64">
    <w:p w14:paraId="2E5AA970" w14:textId="77777777" w:rsidR="000C2DC2" w:rsidRPr="00A465C9" w:rsidRDefault="000C2DC2" w:rsidP="000C2DC2">
      <w:pPr>
        <w:pStyle w:val="Funotentext"/>
        <w:rPr>
          <w:lang w:val="da-DK"/>
        </w:rPr>
      </w:pPr>
      <w:r w:rsidRPr="001265D2">
        <w:rPr>
          <w:rStyle w:val="Funotenzeichen"/>
        </w:rPr>
        <w:footnoteRef/>
      </w:r>
      <w:r w:rsidRPr="00A465C9">
        <w:rPr>
          <w:lang w:val="da-DK"/>
        </w:rPr>
        <w:t xml:space="preserve"> Gerber </w:t>
      </w:r>
      <w:r>
        <w:rPr>
          <w:lang w:val="da-DK"/>
        </w:rPr>
        <w:t>u</w:t>
      </w:r>
      <w:r w:rsidRPr="00A465C9">
        <w:rPr>
          <w:lang w:val="da-DK"/>
        </w:rPr>
        <w:t>nd Hui 2013, S.16.</w:t>
      </w:r>
    </w:p>
  </w:footnote>
  <w:footnote w:id="65">
    <w:p w14:paraId="6722F5D7" w14:textId="77777777" w:rsidR="000C2DC2" w:rsidRPr="00A465C9" w:rsidRDefault="000C2DC2" w:rsidP="000C2DC2">
      <w:pPr>
        <w:pStyle w:val="Funotentext"/>
        <w:rPr>
          <w:highlight w:val="yellow"/>
          <w:lang w:val="da-DK"/>
        </w:rPr>
      </w:pPr>
      <w:r w:rsidRPr="001265D2">
        <w:rPr>
          <w:rStyle w:val="Funotenzeichen"/>
        </w:rPr>
        <w:footnoteRef/>
      </w:r>
      <w:r w:rsidRPr="00A465C9">
        <w:rPr>
          <w:lang w:val="da-DK"/>
        </w:rPr>
        <w:t xml:space="preserve"> </w:t>
      </w:r>
      <w:proofErr w:type="spellStart"/>
      <w:r w:rsidRPr="00A465C9">
        <w:rPr>
          <w:lang w:val="da-DK"/>
        </w:rPr>
        <w:t>Deci</w:t>
      </w:r>
      <w:proofErr w:type="spellEnd"/>
      <w:r w:rsidRPr="00A465C9">
        <w:rPr>
          <w:lang w:val="da-DK"/>
        </w:rPr>
        <w:t xml:space="preserve"> et al., 2001, S. 4.</w:t>
      </w:r>
    </w:p>
  </w:footnote>
  <w:footnote w:id="66">
    <w:p w14:paraId="433E363C" w14:textId="77777777" w:rsidR="000C2DC2" w:rsidRPr="00A465C9" w:rsidRDefault="000C2DC2" w:rsidP="000C2DC2">
      <w:pPr>
        <w:pStyle w:val="Funotentext"/>
        <w:rPr>
          <w:lang w:val="de-CH"/>
        </w:rPr>
      </w:pPr>
      <w:r w:rsidRPr="00F87342">
        <w:rPr>
          <w:rStyle w:val="Funotenzeichen"/>
        </w:rPr>
        <w:footnoteRef/>
      </w:r>
      <w:r w:rsidRPr="00A465C9">
        <w:rPr>
          <w:lang w:val="de-CH"/>
        </w:rPr>
        <w:t xml:space="preserve"> </w:t>
      </w:r>
      <w:proofErr w:type="spellStart"/>
      <w:r w:rsidRPr="00A465C9">
        <w:rPr>
          <w:lang w:val="de-CH"/>
        </w:rPr>
        <w:t>Sansone</w:t>
      </w:r>
      <w:proofErr w:type="spellEnd"/>
      <w:r w:rsidRPr="00A465C9">
        <w:rPr>
          <w:lang w:val="de-CH"/>
        </w:rPr>
        <w:t xml:space="preserve"> und </w:t>
      </w:r>
      <w:proofErr w:type="spellStart"/>
      <w:r w:rsidRPr="00A465C9">
        <w:rPr>
          <w:lang w:val="de-CH"/>
        </w:rPr>
        <w:t>Harackiewicz</w:t>
      </w:r>
      <w:proofErr w:type="spellEnd"/>
      <w:r w:rsidRPr="00A465C9">
        <w:rPr>
          <w:lang w:val="de-CH"/>
        </w:rPr>
        <w:t>, 2000, S. 24.</w:t>
      </w:r>
    </w:p>
  </w:footnote>
  <w:footnote w:id="67">
    <w:p w14:paraId="44B382AC" w14:textId="77777777" w:rsidR="000C2DC2" w:rsidRPr="00A465C9" w:rsidRDefault="000C2DC2" w:rsidP="000C2DC2">
      <w:pPr>
        <w:pStyle w:val="Funotentext"/>
        <w:rPr>
          <w:lang w:val="de-CH"/>
        </w:rPr>
      </w:pPr>
      <w:r>
        <w:rPr>
          <w:rStyle w:val="Funotenzeichen"/>
        </w:rPr>
        <w:footnoteRef/>
      </w:r>
      <w:r w:rsidRPr="00A465C9">
        <w:rPr>
          <w:lang w:val="de-CH"/>
        </w:rPr>
        <w:t xml:space="preserve"> Gerber </w:t>
      </w:r>
      <w:r>
        <w:rPr>
          <w:lang w:val="de-CH"/>
        </w:rPr>
        <w:t>u</w:t>
      </w:r>
      <w:r w:rsidRPr="00A465C9">
        <w:rPr>
          <w:lang w:val="de-CH"/>
        </w:rPr>
        <w:t>nd Hui 2013, S. 14.</w:t>
      </w:r>
    </w:p>
  </w:footnote>
  <w:footnote w:id="68">
    <w:p w14:paraId="35A8E963" w14:textId="77777777" w:rsidR="000C2DC2" w:rsidRPr="00A465C9" w:rsidRDefault="000C2DC2" w:rsidP="000C2DC2">
      <w:pPr>
        <w:pStyle w:val="Funotentext"/>
        <w:rPr>
          <w:lang w:val="de-CH"/>
        </w:rPr>
      </w:pPr>
      <w:r>
        <w:rPr>
          <w:rStyle w:val="Funotenzeichen"/>
        </w:rPr>
        <w:footnoteRef/>
      </w:r>
      <w:r w:rsidRPr="00A465C9">
        <w:rPr>
          <w:lang w:val="de-CH"/>
        </w:rPr>
        <w:t xml:space="preserve"> </w:t>
      </w:r>
      <w:proofErr w:type="spellStart"/>
      <w:r w:rsidRPr="00A465C9">
        <w:rPr>
          <w:lang w:val="de-CH"/>
        </w:rPr>
        <w:t>Shneor</w:t>
      </w:r>
      <w:proofErr w:type="spellEnd"/>
      <w:r w:rsidRPr="00A465C9">
        <w:rPr>
          <w:lang w:val="de-CH"/>
        </w:rPr>
        <w:t xml:space="preserve"> </w:t>
      </w:r>
      <w:r>
        <w:rPr>
          <w:lang w:val="de-CH"/>
        </w:rPr>
        <w:t>u</w:t>
      </w:r>
      <w:r w:rsidRPr="00A465C9">
        <w:rPr>
          <w:lang w:val="de-CH"/>
        </w:rPr>
        <w:t xml:space="preserve">nd </w:t>
      </w:r>
      <w:proofErr w:type="spellStart"/>
      <w:r w:rsidRPr="00A465C9">
        <w:rPr>
          <w:lang w:val="de-CH"/>
        </w:rPr>
        <w:t>Munim</w:t>
      </w:r>
      <w:proofErr w:type="spellEnd"/>
      <w:r w:rsidRPr="00A465C9">
        <w:rPr>
          <w:lang w:val="de-CH"/>
        </w:rPr>
        <w:t xml:space="preserve"> 2019, S. 68.</w:t>
      </w:r>
    </w:p>
  </w:footnote>
  <w:footnote w:id="69">
    <w:p w14:paraId="2C0E39D5" w14:textId="77777777" w:rsidR="000C2DC2" w:rsidRPr="00EE1531" w:rsidRDefault="000C2DC2" w:rsidP="000C2DC2">
      <w:pPr>
        <w:pStyle w:val="Funotentext"/>
        <w:rPr>
          <w:lang w:val="de-CH"/>
        </w:rPr>
      </w:pPr>
      <w:r>
        <w:rPr>
          <w:rStyle w:val="Funotenzeichen"/>
        </w:rPr>
        <w:footnoteRef/>
      </w:r>
      <w:r>
        <w:t xml:space="preserve"> Bretschneider </w:t>
      </w:r>
      <w:r w:rsidRPr="00EE1531">
        <w:t>und Leimeister 2017, S.12.</w:t>
      </w:r>
    </w:p>
  </w:footnote>
  <w:footnote w:id="70">
    <w:p w14:paraId="38CD6311" w14:textId="77777777" w:rsidR="000C2DC2" w:rsidRPr="00900899" w:rsidRDefault="000C2DC2" w:rsidP="000C2DC2">
      <w:pPr>
        <w:pStyle w:val="Funotentext"/>
        <w:rPr>
          <w:lang w:val="da-DK"/>
        </w:rPr>
      </w:pPr>
      <w:r w:rsidRPr="00EE1531">
        <w:rPr>
          <w:rStyle w:val="Funotenzeichen"/>
        </w:rPr>
        <w:footnoteRef/>
      </w:r>
      <w:r w:rsidRPr="00EE1531">
        <w:rPr>
          <w:lang w:val="da-DK"/>
        </w:rPr>
        <w:t xml:space="preserve"> </w:t>
      </w:r>
      <w:proofErr w:type="spellStart"/>
      <w:r w:rsidRPr="00EE1531">
        <w:rPr>
          <w:lang w:val="da-DK"/>
        </w:rPr>
        <w:t>Wohn</w:t>
      </w:r>
      <w:proofErr w:type="spellEnd"/>
      <w:r w:rsidRPr="00EE1531">
        <w:rPr>
          <w:lang w:val="da-DK"/>
        </w:rPr>
        <w:t xml:space="preserve"> et al. 2019, S. 107.</w:t>
      </w:r>
    </w:p>
  </w:footnote>
  <w:footnote w:id="71">
    <w:p w14:paraId="3A5E4FFA" w14:textId="77777777" w:rsidR="000C2DC2" w:rsidRPr="00900899" w:rsidRDefault="000C2DC2" w:rsidP="000C2DC2">
      <w:pPr>
        <w:pStyle w:val="Funotentext"/>
        <w:rPr>
          <w:lang w:val="da-DK"/>
        </w:rPr>
      </w:pPr>
      <w:r>
        <w:rPr>
          <w:rStyle w:val="Funotenzeichen"/>
        </w:rPr>
        <w:footnoteRef/>
      </w:r>
      <w:r w:rsidRPr="00900899">
        <w:rPr>
          <w:lang w:val="da-DK"/>
        </w:rPr>
        <w:t xml:space="preserve"> Lin et al. 2020, S. 27.</w:t>
      </w:r>
    </w:p>
  </w:footnote>
  <w:footnote w:id="72">
    <w:p w14:paraId="4F2F0AA1" w14:textId="77777777" w:rsidR="000C2DC2" w:rsidRPr="00900899" w:rsidRDefault="000C2DC2" w:rsidP="000C2DC2">
      <w:pPr>
        <w:pStyle w:val="Funotentext"/>
        <w:rPr>
          <w:lang w:val="da-DK"/>
        </w:rPr>
      </w:pPr>
      <w:r>
        <w:rPr>
          <w:rStyle w:val="Funotenzeichen"/>
        </w:rPr>
        <w:footnoteRef/>
      </w:r>
      <w:r w:rsidRPr="00900899">
        <w:rPr>
          <w:lang w:val="da-DK"/>
        </w:rPr>
        <w:t xml:space="preserve"> Gerber </w:t>
      </w:r>
      <w:r>
        <w:rPr>
          <w:lang w:val="da-DK"/>
        </w:rPr>
        <w:t>u</w:t>
      </w:r>
      <w:r w:rsidRPr="00900899">
        <w:rPr>
          <w:lang w:val="da-DK"/>
        </w:rPr>
        <w:t>nd Hui 2013, S. 14.</w:t>
      </w:r>
    </w:p>
  </w:footnote>
  <w:footnote w:id="73">
    <w:p w14:paraId="5AB7900A" w14:textId="77777777" w:rsidR="000C2DC2" w:rsidRPr="00635841" w:rsidRDefault="000C2DC2" w:rsidP="000C2DC2">
      <w:pPr>
        <w:pStyle w:val="Funotentext"/>
        <w:rPr>
          <w:lang w:val="de-CH"/>
        </w:rPr>
      </w:pPr>
      <w:r>
        <w:rPr>
          <w:rStyle w:val="Funotenzeichen"/>
        </w:rPr>
        <w:footnoteRef/>
      </w:r>
      <w:r w:rsidRPr="00A465C9">
        <w:rPr>
          <w:lang w:val="de-CH"/>
        </w:rPr>
        <w:t xml:space="preserve"> Ryan und </w:t>
      </w:r>
      <w:proofErr w:type="spellStart"/>
      <w:r w:rsidRPr="00A465C9">
        <w:rPr>
          <w:lang w:val="de-CH"/>
        </w:rPr>
        <w:t>Deci</w:t>
      </w:r>
      <w:proofErr w:type="spellEnd"/>
      <w:r w:rsidRPr="00A465C9">
        <w:rPr>
          <w:lang w:val="de-CH"/>
        </w:rPr>
        <w:t xml:space="preserve"> 2000, S. 62.</w:t>
      </w:r>
    </w:p>
  </w:footnote>
  <w:footnote w:id="74">
    <w:p w14:paraId="4F1DA965" w14:textId="77777777" w:rsidR="000C2DC2" w:rsidRPr="00A465C9" w:rsidRDefault="000C2DC2" w:rsidP="000C2DC2">
      <w:pPr>
        <w:pStyle w:val="Funotentext"/>
        <w:rPr>
          <w:lang w:val="de-CH"/>
        </w:rPr>
      </w:pPr>
      <w:r>
        <w:rPr>
          <w:rStyle w:val="Funotenzeichen"/>
        </w:rPr>
        <w:footnoteRef/>
      </w:r>
      <w:r w:rsidRPr="00A465C9">
        <w:rPr>
          <w:lang w:val="de-CH"/>
        </w:rPr>
        <w:t xml:space="preserve"> Ryan und </w:t>
      </w:r>
      <w:proofErr w:type="spellStart"/>
      <w:r w:rsidRPr="00A465C9">
        <w:rPr>
          <w:lang w:val="de-CH"/>
        </w:rPr>
        <w:t>Deci</w:t>
      </w:r>
      <w:proofErr w:type="spellEnd"/>
      <w:r w:rsidRPr="00A465C9">
        <w:rPr>
          <w:lang w:val="de-CH"/>
        </w:rPr>
        <w:t xml:space="preserve"> 2000, S. 62.</w:t>
      </w:r>
    </w:p>
  </w:footnote>
  <w:footnote w:id="75">
    <w:p w14:paraId="3FF878C2" w14:textId="77777777" w:rsidR="000C2DC2" w:rsidRPr="00A465C9" w:rsidRDefault="000C2DC2" w:rsidP="000C2DC2">
      <w:pPr>
        <w:pStyle w:val="Funotentext"/>
        <w:rPr>
          <w:lang w:val="de-CH"/>
        </w:rPr>
      </w:pPr>
      <w:r>
        <w:rPr>
          <w:rStyle w:val="Funotenzeichen"/>
        </w:rPr>
        <w:footnoteRef/>
      </w:r>
      <w:r w:rsidRPr="00A465C9">
        <w:rPr>
          <w:lang w:val="de-CH"/>
        </w:rPr>
        <w:t xml:space="preserve"> </w:t>
      </w:r>
      <w:proofErr w:type="spellStart"/>
      <w:r w:rsidRPr="00A465C9">
        <w:rPr>
          <w:lang w:val="de-CH"/>
        </w:rPr>
        <w:t>Radoynovska</w:t>
      </w:r>
      <w:proofErr w:type="spellEnd"/>
      <w:r w:rsidRPr="00A465C9">
        <w:rPr>
          <w:lang w:val="de-CH"/>
        </w:rPr>
        <w:t xml:space="preserve"> und King 2019, S. 796.</w:t>
      </w:r>
    </w:p>
  </w:footnote>
  <w:footnote w:id="76">
    <w:p w14:paraId="3A3D87FD" w14:textId="77777777" w:rsidR="000C2DC2" w:rsidRPr="00A465C9" w:rsidRDefault="000C2DC2" w:rsidP="000C2DC2">
      <w:pPr>
        <w:pStyle w:val="Funotentext"/>
        <w:rPr>
          <w:lang w:val="de-CH"/>
        </w:rPr>
      </w:pPr>
      <w:r w:rsidRPr="003D3F00">
        <w:rPr>
          <w:rStyle w:val="Funotenzeichen"/>
        </w:rPr>
        <w:footnoteRef/>
      </w:r>
      <w:r w:rsidRPr="00A465C9">
        <w:rPr>
          <w:lang w:val="de-CH"/>
        </w:rPr>
        <w:t xml:space="preserve"> </w:t>
      </w:r>
      <w:proofErr w:type="spellStart"/>
      <w:r w:rsidRPr="00A465C9">
        <w:rPr>
          <w:lang w:val="de-CH"/>
        </w:rPr>
        <w:t>Radoynovska</w:t>
      </w:r>
      <w:proofErr w:type="spellEnd"/>
      <w:r w:rsidRPr="00A465C9">
        <w:rPr>
          <w:lang w:val="de-CH"/>
        </w:rPr>
        <w:t xml:space="preserve"> und King 2019, S. 794.</w:t>
      </w:r>
    </w:p>
  </w:footnote>
  <w:footnote w:id="77">
    <w:p w14:paraId="6596C2C2" w14:textId="77777777" w:rsidR="000C2DC2" w:rsidRPr="000F4D14" w:rsidRDefault="000C2DC2" w:rsidP="000C2DC2">
      <w:pPr>
        <w:pStyle w:val="Funotentext"/>
        <w:rPr>
          <w:lang w:val="de-CH"/>
        </w:rPr>
      </w:pPr>
      <w:r w:rsidRPr="003D3F00">
        <w:rPr>
          <w:rStyle w:val="Funotenzeichen"/>
        </w:rPr>
        <w:footnoteRef/>
      </w:r>
      <w:r w:rsidRPr="000F4D14">
        <w:rPr>
          <w:lang w:val="de-CH"/>
        </w:rPr>
        <w:t xml:space="preserve"> Gerber </w:t>
      </w:r>
      <w:proofErr w:type="spellStart"/>
      <w:r w:rsidRPr="000F4D14">
        <w:rPr>
          <w:lang w:val="de-CH"/>
        </w:rPr>
        <w:t>and</w:t>
      </w:r>
      <w:proofErr w:type="spellEnd"/>
      <w:r w:rsidRPr="000F4D14">
        <w:rPr>
          <w:lang w:val="de-CH"/>
        </w:rPr>
        <w:t xml:space="preserve"> Hui 2013, S. 20f.</w:t>
      </w:r>
    </w:p>
  </w:footnote>
  <w:footnote w:id="78">
    <w:p w14:paraId="63BA821D" w14:textId="77777777" w:rsidR="000C2DC2" w:rsidRPr="000F4D14" w:rsidRDefault="000C2DC2" w:rsidP="000C2DC2">
      <w:pPr>
        <w:pStyle w:val="Funotentext"/>
        <w:rPr>
          <w:lang w:val="de-CH"/>
        </w:rPr>
      </w:pPr>
      <w:r>
        <w:rPr>
          <w:rStyle w:val="Funotenzeichen"/>
        </w:rPr>
        <w:footnoteRef/>
      </w:r>
      <w:r w:rsidRPr="000F4D14">
        <w:rPr>
          <w:lang w:val="de-CH"/>
        </w:rPr>
        <w:t xml:space="preserve"> Bagheri et al. 2019, S. 230.</w:t>
      </w:r>
    </w:p>
  </w:footnote>
  <w:footnote w:id="79">
    <w:p w14:paraId="051E731F" w14:textId="77777777" w:rsidR="000C2DC2" w:rsidRPr="000F4D14" w:rsidRDefault="000C2DC2" w:rsidP="000C2DC2">
      <w:pPr>
        <w:pStyle w:val="Funotentext"/>
        <w:rPr>
          <w:lang w:val="de-CH"/>
        </w:rPr>
      </w:pPr>
      <w:r>
        <w:rPr>
          <w:rStyle w:val="Funotenzeichen"/>
        </w:rPr>
        <w:footnoteRef/>
      </w:r>
      <w:r w:rsidRPr="000F4D14">
        <w:rPr>
          <w:lang w:val="de-CH"/>
        </w:rPr>
        <w:t xml:space="preserve"> Ryan und </w:t>
      </w:r>
      <w:proofErr w:type="spellStart"/>
      <w:r w:rsidRPr="000F4D14">
        <w:rPr>
          <w:lang w:val="de-CH"/>
        </w:rPr>
        <w:t>Deci</w:t>
      </w:r>
      <w:proofErr w:type="spellEnd"/>
      <w:r w:rsidRPr="000F4D14">
        <w:rPr>
          <w:lang w:val="de-CH"/>
        </w:rPr>
        <w:t xml:space="preserve"> 2000, S. 63.</w:t>
      </w:r>
    </w:p>
  </w:footnote>
  <w:footnote w:id="80">
    <w:p w14:paraId="7C3324E7" w14:textId="77777777" w:rsidR="000C2DC2" w:rsidRPr="000F4D14" w:rsidRDefault="000C2DC2" w:rsidP="000C2DC2">
      <w:pPr>
        <w:pStyle w:val="Funotentext"/>
        <w:rPr>
          <w:lang w:val="de-CH"/>
        </w:rPr>
      </w:pPr>
      <w:r w:rsidRPr="001265D2">
        <w:rPr>
          <w:rStyle w:val="Funotenzeichen"/>
        </w:rPr>
        <w:footnoteRef/>
      </w:r>
      <w:r w:rsidRPr="000F4D14">
        <w:rPr>
          <w:lang w:val="de-CH"/>
        </w:rPr>
        <w:t xml:space="preserve"> </w:t>
      </w:r>
      <w:proofErr w:type="spellStart"/>
      <w:r w:rsidRPr="000F4D14">
        <w:rPr>
          <w:lang w:val="de-CH"/>
        </w:rPr>
        <w:t>Cholakova</w:t>
      </w:r>
      <w:proofErr w:type="spellEnd"/>
      <w:r w:rsidRPr="000F4D14">
        <w:rPr>
          <w:lang w:val="de-CH"/>
        </w:rPr>
        <w:t xml:space="preserve"> und </w:t>
      </w:r>
      <w:proofErr w:type="spellStart"/>
      <w:r w:rsidRPr="000F4D14">
        <w:rPr>
          <w:lang w:val="de-CH"/>
        </w:rPr>
        <w:t>Clarysse</w:t>
      </w:r>
      <w:proofErr w:type="spellEnd"/>
      <w:r w:rsidRPr="000F4D14">
        <w:rPr>
          <w:lang w:val="de-CH"/>
        </w:rPr>
        <w:t xml:space="preserve"> 2015, S. 14.</w:t>
      </w:r>
    </w:p>
  </w:footnote>
  <w:footnote w:id="81">
    <w:p w14:paraId="511BBE68" w14:textId="77777777" w:rsidR="000C2DC2" w:rsidRPr="000F4D14" w:rsidRDefault="000C2DC2" w:rsidP="000C2DC2">
      <w:pPr>
        <w:pStyle w:val="Funotentext"/>
        <w:rPr>
          <w:lang w:val="de-CH"/>
        </w:rPr>
      </w:pPr>
      <w:r>
        <w:rPr>
          <w:rStyle w:val="Funotenzeichen"/>
        </w:rPr>
        <w:footnoteRef/>
      </w:r>
      <w:r w:rsidRPr="000F4D14">
        <w:rPr>
          <w:lang w:val="de-CH"/>
        </w:rPr>
        <w:t xml:space="preserve"> Bretschneider und Leimeister 2017, S. 11.</w:t>
      </w:r>
    </w:p>
  </w:footnote>
  <w:footnote w:id="82">
    <w:p w14:paraId="30648BCD" w14:textId="77777777" w:rsidR="000C2DC2" w:rsidRPr="000F4D14" w:rsidRDefault="000C2DC2" w:rsidP="000C2DC2">
      <w:pPr>
        <w:pStyle w:val="Funotentext"/>
        <w:rPr>
          <w:lang w:val="fr-CH"/>
        </w:rPr>
      </w:pPr>
      <w:r>
        <w:rPr>
          <w:rStyle w:val="Funotenzeichen"/>
        </w:rPr>
        <w:footnoteRef/>
      </w:r>
      <w:r w:rsidRPr="000F4D14">
        <w:rPr>
          <w:lang w:val="fr-CH"/>
        </w:rPr>
        <w:t xml:space="preserve"> Wang et al., 2005, S. 307 </w:t>
      </w:r>
      <w:proofErr w:type="spellStart"/>
      <w:r w:rsidRPr="000F4D14">
        <w:rPr>
          <w:lang w:val="fr-CH"/>
        </w:rPr>
        <w:t>ff</w:t>
      </w:r>
      <w:proofErr w:type="spellEnd"/>
      <w:r w:rsidRPr="000F4D14">
        <w:rPr>
          <w:lang w:val="fr-CH"/>
        </w:rPr>
        <w:t>.</w:t>
      </w:r>
    </w:p>
  </w:footnote>
  <w:footnote w:id="83">
    <w:p w14:paraId="1C540028" w14:textId="77777777" w:rsidR="000C2DC2" w:rsidRPr="00900899" w:rsidRDefault="000C2DC2" w:rsidP="000C2DC2">
      <w:pPr>
        <w:pStyle w:val="Funotentext"/>
        <w:rPr>
          <w:lang w:val="da-DK"/>
        </w:rPr>
      </w:pPr>
      <w:r>
        <w:rPr>
          <w:rStyle w:val="Funotenzeichen"/>
        </w:rPr>
        <w:footnoteRef/>
      </w:r>
      <w:r w:rsidRPr="00900899">
        <w:rPr>
          <w:lang w:val="da-DK"/>
        </w:rPr>
        <w:t xml:space="preserve"> Lin et al. 2020, S.</w:t>
      </w:r>
      <w:r>
        <w:rPr>
          <w:lang w:val="da-DK"/>
        </w:rPr>
        <w:t xml:space="preserve"> </w:t>
      </w:r>
      <w:r w:rsidRPr="00900899">
        <w:rPr>
          <w:lang w:val="da-DK"/>
        </w:rPr>
        <w:t>27.</w:t>
      </w:r>
    </w:p>
  </w:footnote>
  <w:footnote w:id="84">
    <w:p w14:paraId="5D96B959" w14:textId="77777777" w:rsidR="000C2DC2" w:rsidRPr="00900899" w:rsidRDefault="000C2DC2" w:rsidP="000C2DC2">
      <w:pPr>
        <w:pStyle w:val="Funotentext"/>
        <w:rPr>
          <w:lang w:val="da-DK"/>
        </w:rPr>
      </w:pPr>
      <w:r>
        <w:rPr>
          <w:rStyle w:val="Funotenzeichen"/>
        </w:rPr>
        <w:footnoteRef/>
      </w:r>
      <w:r w:rsidRPr="00900899">
        <w:rPr>
          <w:lang w:val="da-DK"/>
        </w:rPr>
        <w:t xml:space="preserve"> Gerber </w:t>
      </w:r>
      <w:r>
        <w:rPr>
          <w:lang w:val="da-DK"/>
        </w:rPr>
        <w:t>u</w:t>
      </w:r>
      <w:r w:rsidRPr="00900899">
        <w:rPr>
          <w:lang w:val="da-DK"/>
        </w:rPr>
        <w:t>nd Hui 2013, S.</w:t>
      </w:r>
      <w:r>
        <w:rPr>
          <w:lang w:val="da-DK"/>
        </w:rPr>
        <w:t xml:space="preserve"> </w:t>
      </w:r>
      <w:r w:rsidRPr="00900899">
        <w:rPr>
          <w:lang w:val="da-DK"/>
        </w:rPr>
        <w:t>15 f.</w:t>
      </w:r>
    </w:p>
  </w:footnote>
  <w:footnote w:id="85">
    <w:p w14:paraId="7A517BB9" w14:textId="77777777" w:rsidR="000C2DC2" w:rsidRPr="00AB1134" w:rsidRDefault="000C2DC2" w:rsidP="000C2DC2">
      <w:pPr>
        <w:pStyle w:val="Funotentext"/>
        <w:rPr>
          <w:lang w:val="da-DK"/>
        </w:rPr>
      </w:pPr>
      <w:r>
        <w:rPr>
          <w:rStyle w:val="Funotenzeichen"/>
        </w:rPr>
        <w:footnoteRef/>
      </w:r>
      <w:r w:rsidRPr="00AB1134">
        <w:rPr>
          <w:lang w:val="da-DK"/>
        </w:rPr>
        <w:t xml:space="preserve"> </w:t>
      </w:r>
      <w:proofErr w:type="spellStart"/>
      <w:r w:rsidRPr="00AB1134">
        <w:rPr>
          <w:lang w:val="da-DK"/>
        </w:rPr>
        <w:t>Bagheri</w:t>
      </w:r>
      <w:proofErr w:type="spellEnd"/>
      <w:r w:rsidRPr="00AB1134">
        <w:rPr>
          <w:lang w:val="da-DK"/>
        </w:rPr>
        <w:t xml:space="preserve"> et al. 2019, S.</w:t>
      </w:r>
      <w:r>
        <w:rPr>
          <w:lang w:val="da-DK"/>
        </w:rPr>
        <w:t xml:space="preserve"> </w:t>
      </w:r>
      <w:r w:rsidRPr="00AB1134">
        <w:rPr>
          <w:lang w:val="da-DK"/>
        </w:rPr>
        <w:t>230</w:t>
      </w:r>
    </w:p>
  </w:footnote>
  <w:footnote w:id="86">
    <w:p w14:paraId="230453BB" w14:textId="77777777" w:rsidR="000C2DC2" w:rsidRPr="00AB1134" w:rsidRDefault="000C2DC2" w:rsidP="000C2DC2">
      <w:pPr>
        <w:pStyle w:val="Funotentext"/>
        <w:rPr>
          <w:lang w:val="da-DK"/>
        </w:rPr>
      </w:pPr>
      <w:r>
        <w:rPr>
          <w:rStyle w:val="Funotenzeichen"/>
        </w:rPr>
        <w:footnoteRef/>
      </w:r>
      <w:r w:rsidRPr="00AB1134">
        <w:rPr>
          <w:lang w:val="da-DK"/>
        </w:rPr>
        <w:t xml:space="preserve"> Wang et al., 2005, S.</w:t>
      </w:r>
      <w:r>
        <w:rPr>
          <w:lang w:val="da-DK"/>
        </w:rPr>
        <w:t xml:space="preserve"> </w:t>
      </w:r>
      <w:r w:rsidRPr="00AB1134">
        <w:rPr>
          <w:lang w:val="da-DK"/>
        </w:rPr>
        <w:t>307 f.</w:t>
      </w:r>
    </w:p>
  </w:footnote>
  <w:footnote w:id="87">
    <w:p w14:paraId="780CF995" w14:textId="77777777" w:rsidR="000C2DC2" w:rsidRPr="001265D2" w:rsidRDefault="000C2DC2" w:rsidP="000C2DC2">
      <w:pPr>
        <w:pStyle w:val="Funotentext"/>
        <w:rPr>
          <w:lang w:val="en-US"/>
        </w:rPr>
      </w:pPr>
      <w:r>
        <w:rPr>
          <w:rStyle w:val="Funotenzeichen"/>
        </w:rPr>
        <w:footnoteRef/>
      </w:r>
      <w:r w:rsidRPr="00E41309">
        <w:rPr>
          <w:lang w:val="en-US"/>
        </w:rPr>
        <w:t xml:space="preserve"> </w:t>
      </w:r>
      <w:proofErr w:type="spellStart"/>
      <w:r w:rsidRPr="001265D2">
        <w:rPr>
          <w:lang w:val="en-US"/>
        </w:rPr>
        <w:t>Cholakova</w:t>
      </w:r>
      <w:proofErr w:type="spellEnd"/>
      <w:r w:rsidRPr="001265D2">
        <w:rPr>
          <w:lang w:val="en-US"/>
        </w:rPr>
        <w:t xml:space="preserve"> </w:t>
      </w:r>
      <w:r>
        <w:rPr>
          <w:lang w:val="en-US"/>
        </w:rPr>
        <w:t>u</w:t>
      </w:r>
      <w:r w:rsidRPr="001265D2">
        <w:rPr>
          <w:lang w:val="en-US"/>
        </w:rPr>
        <w:t xml:space="preserve">nd </w:t>
      </w:r>
      <w:proofErr w:type="spellStart"/>
      <w:r w:rsidRPr="001265D2">
        <w:rPr>
          <w:lang w:val="en-US"/>
        </w:rPr>
        <w:t>Clarysse</w:t>
      </w:r>
      <w:proofErr w:type="spellEnd"/>
      <w:r w:rsidRPr="001265D2">
        <w:rPr>
          <w:lang w:val="en-US"/>
        </w:rPr>
        <w:t>, 2015, S.</w:t>
      </w:r>
      <w:r>
        <w:rPr>
          <w:lang w:val="en-US"/>
        </w:rPr>
        <w:t xml:space="preserve"> </w:t>
      </w:r>
      <w:r w:rsidRPr="001265D2">
        <w:rPr>
          <w:lang w:val="en-US"/>
        </w:rPr>
        <w:t>5 f.</w:t>
      </w:r>
    </w:p>
  </w:footnote>
  <w:footnote w:id="88">
    <w:p w14:paraId="24CFC25D" w14:textId="77777777" w:rsidR="000C2DC2" w:rsidRPr="001265D2" w:rsidRDefault="000C2DC2" w:rsidP="000C2DC2">
      <w:pPr>
        <w:pStyle w:val="Funotentext"/>
        <w:rPr>
          <w:lang w:val="de-CH"/>
        </w:rPr>
      </w:pPr>
      <w:r w:rsidRPr="001265D2">
        <w:rPr>
          <w:rStyle w:val="Funotenzeichen"/>
        </w:rPr>
        <w:footnoteRef/>
      </w:r>
      <w:r w:rsidRPr="001265D2">
        <w:rPr>
          <w:lang w:val="de-CH"/>
        </w:rPr>
        <w:t xml:space="preserve"> Bürger und Kleinert, 2020, S.</w:t>
      </w:r>
      <w:r>
        <w:rPr>
          <w:lang w:val="de-CH"/>
        </w:rPr>
        <w:t xml:space="preserve"> </w:t>
      </w:r>
      <w:r w:rsidRPr="001265D2">
        <w:rPr>
          <w:lang w:val="de-CH"/>
        </w:rPr>
        <w:t>13.</w:t>
      </w:r>
    </w:p>
  </w:footnote>
  <w:footnote w:id="89">
    <w:p w14:paraId="51603FBA" w14:textId="77777777" w:rsidR="000C2DC2" w:rsidRPr="001265D2" w:rsidRDefault="000C2DC2" w:rsidP="000C2DC2">
      <w:pPr>
        <w:pStyle w:val="Funotentext"/>
        <w:rPr>
          <w:lang w:val="de-CH"/>
        </w:rPr>
      </w:pPr>
      <w:r w:rsidRPr="001265D2">
        <w:rPr>
          <w:rStyle w:val="Funotenzeichen"/>
        </w:rPr>
        <w:footnoteRef/>
      </w:r>
      <w:r w:rsidRPr="001265D2">
        <w:rPr>
          <w:lang w:val="de-CH"/>
        </w:rPr>
        <w:t xml:space="preserve"> </w:t>
      </w:r>
      <w:proofErr w:type="spellStart"/>
      <w:r w:rsidRPr="001265D2">
        <w:rPr>
          <w:lang w:val="de-CH"/>
        </w:rPr>
        <w:t>Cholakova</w:t>
      </w:r>
      <w:proofErr w:type="spellEnd"/>
      <w:r w:rsidRPr="001265D2">
        <w:rPr>
          <w:lang w:val="de-CH"/>
        </w:rPr>
        <w:t xml:space="preserve"> </w:t>
      </w:r>
      <w:r>
        <w:rPr>
          <w:lang w:val="de-CH"/>
        </w:rPr>
        <w:t>u</w:t>
      </w:r>
      <w:r w:rsidRPr="001265D2">
        <w:rPr>
          <w:lang w:val="de-CH"/>
        </w:rPr>
        <w:t xml:space="preserve">nd </w:t>
      </w:r>
      <w:proofErr w:type="spellStart"/>
      <w:r w:rsidRPr="001265D2">
        <w:rPr>
          <w:lang w:val="de-CH"/>
        </w:rPr>
        <w:t>Clarysse</w:t>
      </w:r>
      <w:proofErr w:type="spellEnd"/>
      <w:r w:rsidRPr="001265D2">
        <w:rPr>
          <w:lang w:val="de-CH"/>
        </w:rPr>
        <w:t xml:space="preserve"> 2015, S.</w:t>
      </w:r>
      <w:r>
        <w:rPr>
          <w:lang w:val="de-CH"/>
        </w:rPr>
        <w:t xml:space="preserve"> </w:t>
      </w:r>
      <w:r w:rsidRPr="001265D2">
        <w:rPr>
          <w:lang w:val="de-CH"/>
        </w:rPr>
        <w:t>12.</w:t>
      </w:r>
    </w:p>
  </w:footnote>
  <w:footnote w:id="90">
    <w:p w14:paraId="7479A985" w14:textId="77777777" w:rsidR="000C2DC2" w:rsidRPr="00AB1134" w:rsidRDefault="000C2DC2" w:rsidP="000C2DC2">
      <w:pPr>
        <w:pStyle w:val="Funotentext"/>
        <w:rPr>
          <w:lang w:val="de-CH"/>
        </w:rPr>
      </w:pPr>
      <w:r w:rsidRPr="001265D2">
        <w:rPr>
          <w:rStyle w:val="Funotenzeichen"/>
        </w:rPr>
        <w:footnoteRef/>
      </w:r>
      <w:r w:rsidRPr="001265D2">
        <w:t xml:space="preserve"> Steigenberger 2017, S.</w:t>
      </w:r>
      <w:r>
        <w:t xml:space="preserve"> </w:t>
      </w:r>
      <w:r w:rsidRPr="001265D2">
        <w:t>342</w:t>
      </w:r>
    </w:p>
  </w:footnote>
  <w:footnote w:id="91">
    <w:p w14:paraId="7A69432E" w14:textId="77777777" w:rsidR="000C2DC2" w:rsidRPr="00900899" w:rsidRDefault="000C2DC2" w:rsidP="000C2DC2">
      <w:pPr>
        <w:pStyle w:val="Funotentext"/>
        <w:rPr>
          <w:lang w:val="da-DK"/>
        </w:rPr>
      </w:pPr>
      <w:r w:rsidRPr="001265D2">
        <w:rPr>
          <w:rStyle w:val="Funotenzeichen"/>
        </w:rPr>
        <w:footnoteRef/>
      </w:r>
      <w:r w:rsidRPr="001265D2">
        <w:rPr>
          <w:lang w:val="da-DK"/>
        </w:rPr>
        <w:t xml:space="preserve"> </w:t>
      </w:r>
      <w:proofErr w:type="spellStart"/>
      <w:r w:rsidRPr="001265D2">
        <w:rPr>
          <w:lang w:val="da-DK"/>
        </w:rPr>
        <w:t>Thielsch</w:t>
      </w:r>
      <w:proofErr w:type="spellEnd"/>
      <w:r w:rsidRPr="001265D2">
        <w:rPr>
          <w:lang w:val="da-DK"/>
        </w:rPr>
        <w:t xml:space="preserve"> 2012, S. 223.</w:t>
      </w:r>
    </w:p>
  </w:footnote>
  <w:footnote w:id="92">
    <w:p w14:paraId="33434342" w14:textId="77777777" w:rsidR="000C2DC2" w:rsidRPr="006B496C" w:rsidRDefault="000C2DC2" w:rsidP="000C2DC2">
      <w:pPr>
        <w:pStyle w:val="Funotentext"/>
        <w:rPr>
          <w:lang w:val="de-CH"/>
        </w:rPr>
      </w:pPr>
      <w:r>
        <w:rPr>
          <w:rStyle w:val="Funotenzeichen"/>
        </w:rPr>
        <w:footnoteRef/>
      </w:r>
      <w:r>
        <w:t xml:space="preserve"> </w:t>
      </w:r>
      <w:proofErr w:type="spellStart"/>
      <w:r w:rsidRPr="006B496C">
        <w:t>Mardan</w:t>
      </w:r>
      <w:proofErr w:type="spellEnd"/>
      <w:r w:rsidRPr="006B496C">
        <w:t xml:space="preserve"> 2017, S. 5.</w:t>
      </w:r>
    </w:p>
  </w:footnote>
  <w:footnote w:id="93">
    <w:p w14:paraId="36780515" w14:textId="77777777" w:rsidR="000C2DC2" w:rsidRPr="006B496C" w:rsidRDefault="000C2DC2" w:rsidP="000C2DC2">
      <w:pPr>
        <w:pStyle w:val="Funotentext"/>
        <w:rPr>
          <w:lang w:val="de-CH"/>
        </w:rPr>
      </w:pPr>
      <w:r w:rsidRPr="006B496C">
        <w:rPr>
          <w:rStyle w:val="Funotenzeichen"/>
        </w:rPr>
        <w:footnoteRef/>
      </w:r>
      <w:r w:rsidRPr="006B496C">
        <w:t xml:space="preserve"> </w:t>
      </w:r>
      <w:proofErr w:type="spellStart"/>
      <w:r w:rsidRPr="006B496C">
        <w:t>Wieruch</w:t>
      </w:r>
      <w:proofErr w:type="spellEnd"/>
      <w:r w:rsidRPr="006B496C">
        <w:t xml:space="preserve"> 2018, S. 13</w:t>
      </w:r>
      <w:r w:rsidRPr="006B496C">
        <w:rPr>
          <w:lang w:val="de-CH"/>
        </w:rPr>
        <w:t>.</w:t>
      </w:r>
    </w:p>
  </w:footnote>
  <w:footnote w:id="94">
    <w:p w14:paraId="3567C2C2" w14:textId="77777777" w:rsidR="000C2DC2" w:rsidRPr="00F71288" w:rsidRDefault="000C2DC2" w:rsidP="000C2DC2">
      <w:pPr>
        <w:pStyle w:val="Funotentext"/>
      </w:pPr>
      <w:r w:rsidRPr="006B496C">
        <w:rPr>
          <w:rStyle w:val="Funotenzeichen"/>
        </w:rPr>
        <w:footnoteRef/>
      </w:r>
      <w:r w:rsidRPr="006B496C">
        <w:t xml:space="preserve"> </w:t>
      </w:r>
      <w:proofErr w:type="spellStart"/>
      <w:r w:rsidRPr="006B496C">
        <w:t>Wieruch</w:t>
      </w:r>
      <w:proofErr w:type="spellEnd"/>
      <w:r w:rsidRPr="006B496C">
        <w:t xml:space="preserve"> 2018, S. 38f.</w:t>
      </w:r>
    </w:p>
  </w:footnote>
  <w:footnote w:id="95">
    <w:p w14:paraId="68A754EE" w14:textId="77777777" w:rsidR="000C2DC2" w:rsidRPr="00E45096" w:rsidRDefault="000C2DC2" w:rsidP="000C2DC2">
      <w:pPr>
        <w:pStyle w:val="Funotentext"/>
        <w:rPr>
          <w:lang w:val="de-CH"/>
        </w:rPr>
      </w:pPr>
      <w:r>
        <w:rPr>
          <w:rStyle w:val="Funotenzeichen"/>
        </w:rPr>
        <w:footnoteRef/>
      </w:r>
      <w:r>
        <w:t xml:space="preserve"> </w:t>
      </w:r>
      <w:proofErr w:type="spellStart"/>
      <w:r w:rsidRPr="00E45096">
        <w:t>Wieruch</w:t>
      </w:r>
      <w:proofErr w:type="spellEnd"/>
      <w:r w:rsidRPr="00E45096">
        <w:t>, 2018, S.</w:t>
      </w:r>
      <w:r>
        <w:t xml:space="preserve"> </w:t>
      </w:r>
      <w:r w:rsidRPr="00E45096">
        <w:t>118</w:t>
      </w:r>
      <w:r>
        <w:t>.</w:t>
      </w:r>
    </w:p>
  </w:footnote>
  <w:footnote w:id="96">
    <w:p w14:paraId="76722119" w14:textId="77777777" w:rsidR="000C2DC2" w:rsidRPr="00522AE4" w:rsidRDefault="000C2DC2" w:rsidP="000C2DC2">
      <w:pPr>
        <w:pStyle w:val="Funotentext"/>
        <w:rPr>
          <w:lang w:val="de-CH"/>
        </w:rPr>
      </w:pPr>
      <w:r>
        <w:rPr>
          <w:rStyle w:val="Funotenzeichen"/>
        </w:rPr>
        <w:footnoteRef/>
      </w:r>
      <w:r>
        <w:t xml:space="preserve"> </w:t>
      </w:r>
      <w:proofErr w:type="spellStart"/>
      <w:r w:rsidRPr="00522AE4">
        <w:t>Wieruch</w:t>
      </w:r>
      <w:proofErr w:type="spellEnd"/>
      <w:r w:rsidRPr="00522AE4">
        <w:t>, 2018, S. 207 f.</w:t>
      </w:r>
    </w:p>
  </w:footnote>
  <w:footnote w:id="97">
    <w:p w14:paraId="136CB8D7" w14:textId="77777777" w:rsidR="000C2DC2" w:rsidRPr="000F4D14" w:rsidRDefault="000C2DC2" w:rsidP="000C2DC2">
      <w:pPr>
        <w:pStyle w:val="Funotentext"/>
        <w:rPr>
          <w:highlight w:val="yellow"/>
          <w:lang w:val="en-GB"/>
        </w:rPr>
      </w:pPr>
      <w:r>
        <w:rPr>
          <w:rStyle w:val="Funotenzeichen"/>
        </w:rPr>
        <w:footnoteRef/>
      </w:r>
      <w:r w:rsidRPr="000F4D14">
        <w:rPr>
          <w:lang w:val="en-GB"/>
        </w:rPr>
        <w:t xml:space="preserve"> </w:t>
      </w:r>
      <w:proofErr w:type="spellStart"/>
      <w:r w:rsidRPr="000F4D14">
        <w:rPr>
          <w:lang w:val="en-GB"/>
        </w:rPr>
        <w:t>DeCoster</w:t>
      </w:r>
      <w:proofErr w:type="spellEnd"/>
      <w:r w:rsidRPr="000F4D14">
        <w:rPr>
          <w:lang w:val="en-GB"/>
        </w:rPr>
        <w:t xml:space="preserve"> 1998, S. 5.</w:t>
      </w:r>
    </w:p>
  </w:footnote>
  <w:footnote w:id="98">
    <w:p w14:paraId="4CFBD437" w14:textId="77777777" w:rsidR="000C2DC2" w:rsidRPr="006A05FE" w:rsidRDefault="000C2DC2" w:rsidP="000C2DC2">
      <w:pPr>
        <w:pStyle w:val="Funotentext"/>
        <w:rPr>
          <w:highlight w:val="yellow"/>
          <w:lang w:val="en-GB"/>
        </w:rPr>
      </w:pPr>
      <w:r w:rsidRPr="004F0094">
        <w:rPr>
          <w:rStyle w:val="Funotenzeichen"/>
        </w:rPr>
        <w:footnoteRef/>
      </w:r>
      <w:r w:rsidRPr="004F0094">
        <w:rPr>
          <w:lang w:val="en-GB"/>
        </w:rPr>
        <w:t xml:space="preserve"> </w:t>
      </w:r>
      <w:proofErr w:type="spellStart"/>
      <w:r w:rsidRPr="004F0094">
        <w:rPr>
          <w:lang w:val="en-GB"/>
        </w:rPr>
        <w:t>DeCoster</w:t>
      </w:r>
      <w:proofErr w:type="spellEnd"/>
      <w:r w:rsidRPr="004F0094">
        <w:rPr>
          <w:lang w:val="en-GB"/>
        </w:rPr>
        <w:t xml:space="preserve"> 1998, S.</w:t>
      </w:r>
      <w:r>
        <w:rPr>
          <w:lang w:val="en-GB"/>
        </w:rPr>
        <w:t xml:space="preserve"> </w:t>
      </w:r>
      <w:r w:rsidRPr="004F0094">
        <w:rPr>
          <w:lang w:val="en-GB"/>
        </w:rPr>
        <w:t>5 f.</w:t>
      </w:r>
    </w:p>
  </w:footnote>
  <w:footnote w:id="99">
    <w:p w14:paraId="74092016" w14:textId="77777777" w:rsidR="000C2DC2" w:rsidRPr="00923810" w:rsidRDefault="000C2DC2" w:rsidP="000C2DC2">
      <w:pPr>
        <w:pStyle w:val="Funotentext"/>
        <w:rPr>
          <w:lang w:val="en-US"/>
        </w:rPr>
      </w:pPr>
      <w:r w:rsidRPr="00E725DA">
        <w:rPr>
          <w:rStyle w:val="Funotenzeichen"/>
        </w:rPr>
        <w:footnoteRef/>
      </w:r>
      <w:r w:rsidRPr="00E725DA">
        <w:rPr>
          <w:lang w:val="en-US"/>
        </w:rPr>
        <w:t xml:space="preserve"> Hair 2014, S. 618.</w:t>
      </w:r>
    </w:p>
  </w:footnote>
  <w:footnote w:id="100">
    <w:p w14:paraId="1D20F197" w14:textId="77777777" w:rsidR="000C2DC2" w:rsidRPr="00F540F5" w:rsidRDefault="000C2DC2" w:rsidP="000C2DC2">
      <w:pPr>
        <w:pStyle w:val="Funotentext"/>
        <w:rPr>
          <w:highlight w:val="yellow"/>
          <w:lang w:val="en-US"/>
        </w:rPr>
      </w:pPr>
      <w:r>
        <w:rPr>
          <w:rStyle w:val="Funotenzeichen"/>
        </w:rPr>
        <w:footnoteRef/>
      </w:r>
      <w:r w:rsidRPr="00923810">
        <w:rPr>
          <w:lang w:val="en-US"/>
        </w:rPr>
        <w:t xml:space="preserve"> </w:t>
      </w:r>
      <w:r w:rsidRPr="000F4D14">
        <w:rPr>
          <w:lang w:val="en-US"/>
        </w:rPr>
        <w:t>R Core Team 2018</w:t>
      </w:r>
      <w:r>
        <w:rPr>
          <w:lang w:val="en-US"/>
        </w:rPr>
        <w:t>.</w:t>
      </w:r>
    </w:p>
  </w:footnote>
  <w:footnote w:id="101">
    <w:p w14:paraId="13E1029A" w14:textId="77777777" w:rsidR="000C2DC2" w:rsidRPr="000F4D14" w:rsidRDefault="000C2DC2" w:rsidP="000C2DC2">
      <w:pPr>
        <w:pStyle w:val="Funotentext"/>
        <w:rPr>
          <w:lang w:val="de-CH"/>
        </w:rPr>
      </w:pPr>
      <w:r w:rsidRPr="002E27F6">
        <w:rPr>
          <w:rStyle w:val="Funotenzeichen"/>
        </w:rPr>
        <w:footnoteRef/>
      </w:r>
      <w:r w:rsidRPr="000F4D14">
        <w:rPr>
          <w:lang w:val="de-CH"/>
        </w:rPr>
        <w:t xml:space="preserve"> </w:t>
      </w:r>
      <w:proofErr w:type="spellStart"/>
      <w:r w:rsidRPr="000F4D14">
        <w:rPr>
          <w:lang w:val="de-CH"/>
        </w:rPr>
        <w:t>Rosseel</w:t>
      </w:r>
      <w:proofErr w:type="spellEnd"/>
      <w:r w:rsidRPr="000F4D14">
        <w:rPr>
          <w:lang w:val="de-CH"/>
        </w:rPr>
        <w:t xml:space="preserve"> 2012, S. 10.</w:t>
      </w:r>
    </w:p>
  </w:footnote>
  <w:footnote w:id="102">
    <w:p w14:paraId="3A2D9221" w14:textId="77777777" w:rsidR="000C2DC2" w:rsidRPr="00F540F5" w:rsidRDefault="000C2DC2" w:rsidP="000C2DC2">
      <w:pPr>
        <w:pStyle w:val="Funotentext"/>
        <w:rPr>
          <w:lang w:val="de-CH"/>
        </w:rPr>
      </w:pPr>
      <w:r w:rsidRPr="002E27F6">
        <w:rPr>
          <w:rStyle w:val="Funotenzeichen"/>
        </w:rPr>
        <w:footnoteRef/>
      </w:r>
      <w:r w:rsidRPr="00F540F5">
        <w:rPr>
          <w:lang w:val="de-CH"/>
        </w:rPr>
        <w:t xml:space="preserve"> Hu und </w:t>
      </w:r>
      <w:proofErr w:type="spellStart"/>
      <w:r w:rsidRPr="00F540F5">
        <w:rPr>
          <w:lang w:val="de-CH"/>
        </w:rPr>
        <w:t>Bentler</w:t>
      </w:r>
      <w:proofErr w:type="spellEnd"/>
      <w:r w:rsidRPr="00F540F5">
        <w:rPr>
          <w:lang w:val="de-CH"/>
        </w:rPr>
        <w:t xml:space="preserve"> 1998, S.</w:t>
      </w:r>
      <w:r>
        <w:rPr>
          <w:lang w:val="de-CH"/>
        </w:rPr>
        <w:t xml:space="preserve"> </w:t>
      </w:r>
      <w:r w:rsidRPr="00F540F5">
        <w:rPr>
          <w:lang w:val="de-CH"/>
        </w:rPr>
        <w:t>449 f.</w:t>
      </w:r>
    </w:p>
  </w:footnote>
  <w:footnote w:id="103">
    <w:p w14:paraId="014BE112" w14:textId="77777777" w:rsidR="000C2DC2" w:rsidRPr="00F540F5" w:rsidRDefault="000C2DC2" w:rsidP="000C2DC2">
      <w:pPr>
        <w:pStyle w:val="Funotentext"/>
        <w:rPr>
          <w:highlight w:val="yellow"/>
          <w:lang w:val="en-US"/>
        </w:rPr>
      </w:pPr>
      <w:r w:rsidRPr="002E27F6">
        <w:rPr>
          <w:rStyle w:val="Funotenzeichen"/>
        </w:rPr>
        <w:footnoteRef/>
      </w:r>
      <w:r w:rsidRPr="002E27F6">
        <w:rPr>
          <w:lang w:val="en-US"/>
        </w:rPr>
        <w:t xml:space="preserve"> </w:t>
      </w:r>
      <w:proofErr w:type="spellStart"/>
      <w:r w:rsidRPr="002E27F6">
        <w:rPr>
          <w:lang w:val="en-US"/>
        </w:rPr>
        <w:t>Mayring</w:t>
      </w:r>
      <w:proofErr w:type="spellEnd"/>
      <w:r w:rsidRPr="002E27F6">
        <w:rPr>
          <w:lang w:val="en-US"/>
        </w:rPr>
        <w:t xml:space="preserve"> 2015, S. 49.</w:t>
      </w:r>
    </w:p>
  </w:footnote>
  <w:footnote w:id="104">
    <w:p w14:paraId="5706244A" w14:textId="77777777" w:rsidR="000C2DC2" w:rsidRPr="00005748" w:rsidRDefault="000C2DC2" w:rsidP="000C2DC2">
      <w:pPr>
        <w:pStyle w:val="Funotentext"/>
        <w:rPr>
          <w:lang w:val="sv-SE"/>
        </w:rPr>
      </w:pPr>
      <w:r w:rsidRPr="00005748">
        <w:rPr>
          <w:rStyle w:val="Funotenzeichen"/>
        </w:rPr>
        <w:footnoteRef/>
      </w:r>
      <w:r w:rsidRPr="00005748">
        <w:rPr>
          <w:lang w:val="sv-SE"/>
        </w:rPr>
        <w:t xml:space="preserve"> </w:t>
      </w:r>
      <w:proofErr w:type="spellStart"/>
      <w:r w:rsidRPr="00005748">
        <w:rPr>
          <w:lang w:val="sv-SE"/>
        </w:rPr>
        <w:t>Flick</w:t>
      </w:r>
      <w:proofErr w:type="spellEnd"/>
      <w:r w:rsidRPr="00005748">
        <w:rPr>
          <w:lang w:val="sv-SE"/>
        </w:rPr>
        <w:t xml:space="preserve"> 199</w:t>
      </w:r>
      <w:r>
        <w:rPr>
          <w:lang w:val="sv-SE"/>
        </w:rPr>
        <w:t>5</w:t>
      </w:r>
      <w:r w:rsidRPr="005839F3">
        <w:rPr>
          <w:lang w:val="sv-SE"/>
        </w:rPr>
        <w:t xml:space="preserve">, S. </w:t>
      </w:r>
      <w:r>
        <w:rPr>
          <w:lang w:val="sv-SE"/>
        </w:rPr>
        <w:t>148 f.</w:t>
      </w:r>
    </w:p>
  </w:footnote>
  <w:footnote w:id="105">
    <w:p w14:paraId="21AAFFEE" w14:textId="77777777" w:rsidR="000C2DC2" w:rsidRPr="00900899" w:rsidRDefault="000C2DC2" w:rsidP="000C2DC2">
      <w:pPr>
        <w:pStyle w:val="Funotentext"/>
        <w:rPr>
          <w:lang w:val="sv-SE"/>
        </w:rPr>
      </w:pPr>
      <w:r w:rsidRPr="00005748">
        <w:rPr>
          <w:rStyle w:val="Funotenzeichen"/>
        </w:rPr>
        <w:footnoteRef/>
      </w:r>
      <w:r w:rsidRPr="00005748">
        <w:rPr>
          <w:lang w:val="sv-SE"/>
        </w:rPr>
        <w:t xml:space="preserve"> </w:t>
      </w:r>
      <w:proofErr w:type="spellStart"/>
      <w:r w:rsidRPr="00005748">
        <w:rPr>
          <w:lang w:val="sv-SE"/>
        </w:rPr>
        <w:t>Mayring</w:t>
      </w:r>
      <w:proofErr w:type="spellEnd"/>
      <w:r w:rsidRPr="00005748">
        <w:rPr>
          <w:lang w:val="sv-SE"/>
        </w:rPr>
        <w:t xml:space="preserve"> 2015, S. 86.</w:t>
      </w:r>
    </w:p>
  </w:footnote>
  <w:footnote w:id="106">
    <w:p w14:paraId="3829129F" w14:textId="77777777" w:rsidR="000C2DC2" w:rsidRPr="00900899" w:rsidRDefault="000C2DC2" w:rsidP="000C2DC2">
      <w:pPr>
        <w:pStyle w:val="Funotentext"/>
        <w:rPr>
          <w:lang w:val="sv-SE"/>
        </w:rPr>
      </w:pPr>
      <w:r>
        <w:rPr>
          <w:rStyle w:val="Funotenzeichen"/>
        </w:rPr>
        <w:footnoteRef/>
      </w:r>
      <w:r w:rsidRPr="00900899">
        <w:rPr>
          <w:lang w:val="sv-SE"/>
        </w:rPr>
        <w:t xml:space="preserve"> </w:t>
      </w:r>
      <w:proofErr w:type="spellStart"/>
      <w:r w:rsidRPr="00900899">
        <w:rPr>
          <w:lang w:val="sv-SE"/>
        </w:rPr>
        <w:t>Mayring</w:t>
      </w:r>
      <w:proofErr w:type="spellEnd"/>
      <w:r w:rsidRPr="00900899">
        <w:rPr>
          <w:lang w:val="sv-SE"/>
        </w:rPr>
        <w:t xml:space="preserve"> 2015, S. 86.</w:t>
      </w:r>
    </w:p>
  </w:footnote>
  <w:footnote w:id="107">
    <w:p w14:paraId="1ABC2A57" w14:textId="77777777" w:rsidR="000C2DC2" w:rsidRPr="000F4D14" w:rsidRDefault="000C2DC2" w:rsidP="000C2DC2">
      <w:pPr>
        <w:pStyle w:val="Funotentext"/>
        <w:rPr>
          <w:lang w:val="en-GB"/>
        </w:rPr>
      </w:pPr>
      <w:r>
        <w:rPr>
          <w:rStyle w:val="Funotenzeichen"/>
        </w:rPr>
        <w:footnoteRef/>
      </w:r>
      <w:r w:rsidRPr="000F4D14">
        <w:rPr>
          <w:lang w:val="en-GB"/>
        </w:rPr>
        <w:t xml:space="preserve"> Hair 2014, S. 123.</w:t>
      </w:r>
    </w:p>
  </w:footnote>
  <w:footnote w:id="108">
    <w:p w14:paraId="3FB11782" w14:textId="77777777" w:rsidR="000C2DC2" w:rsidRPr="0073385B" w:rsidRDefault="000C2DC2" w:rsidP="000C2DC2">
      <w:pPr>
        <w:pStyle w:val="Funotentext"/>
        <w:rPr>
          <w:lang w:val="de-CH"/>
        </w:rPr>
      </w:pPr>
      <w:r>
        <w:rPr>
          <w:rStyle w:val="Funotenzeichen"/>
        </w:rPr>
        <w:footnoteRef/>
      </w:r>
      <w:r w:rsidRPr="0073385B">
        <w:rPr>
          <w:lang w:val="de-CH"/>
        </w:rPr>
        <w:t xml:space="preserve"> Hu und </w:t>
      </w:r>
      <w:proofErr w:type="spellStart"/>
      <w:r w:rsidRPr="0073385B">
        <w:rPr>
          <w:lang w:val="de-CH"/>
        </w:rPr>
        <w:t>Bentler</w:t>
      </w:r>
      <w:proofErr w:type="spellEnd"/>
      <w:r w:rsidRPr="0073385B">
        <w:rPr>
          <w:lang w:val="de-CH"/>
        </w:rPr>
        <w:t xml:space="preserve"> 1999, S. 27 f.</w:t>
      </w:r>
    </w:p>
  </w:footnote>
  <w:footnote w:id="109">
    <w:p w14:paraId="07DFB025" w14:textId="77777777" w:rsidR="000C2DC2" w:rsidRPr="000F4D14" w:rsidRDefault="000C2DC2" w:rsidP="000C2DC2">
      <w:pPr>
        <w:pStyle w:val="Funotentext"/>
        <w:rPr>
          <w:lang w:val="de-CH"/>
        </w:rPr>
      </w:pPr>
      <w:r>
        <w:rPr>
          <w:rStyle w:val="Funotenzeichen"/>
        </w:rPr>
        <w:footnoteRef/>
      </w:r>
      <w:r w:rsidRPr="000F4D14">
        <w:rPr>
          <w:lang w:val="de-CH"/>
        </w:rPr>
        <w:t xml:space="preserve"> Ryan </w:t>
      </w:r>
      <w:proofErr w:type="spellStart"/>
      <w:r w:rsidRPr="000F4D14">
        <w:rPr>
          <w:lang w:val="de-CH"/>
        </w:rPr>
        <w:t>and</w:t>
      </w:r>
      <w:proofErr w:type="spellEnd"/>
      <w:r w:rsidRPr="000F4D14">
        <w:rPr>
          <w:lang w:val="de-CH"/>
        </w:rPr>
        <w:t xml:space="preserve"> </w:t>
      </w:r>
      <w:proofErr w:type="spellStart"/>
      <w:r w:rsidRPr="000F4D14">
        <w:rPr>
          <w:lang w:val="de-CH"/>
        </w:rPr>
        <w:t>Deci</w:t>
      </w:r>
      <w:proofErr w:type="spellEnd"/>
      <w:r w:rsidRPr="000F4D14">
        <w:rPr>
          <w:lang w:val="de-CH"/>
        </w:rPr>
        <w:t xml:space="preserve"> 2000, S. 55.</w:t>
      </w:r>
    </w:p>
  </w:footnote>
  <w:footnote w:id="110">
    <w:p w14:paraId="2B752DB8" w14:textId="77777777" w:rsidR="000C2DC2" w:rsidRPr="00635841" w:rsidRDefault="000C2DC2" w:rsidP="000C2DC2">
      <w:pPr>
        <w:pStyle w:val="Funotentext"/>
        <w:rPr>
          <w:highlight w:val="yellow"/>
          <w:lang w:val="de-CH"/>
        </w:rPr>
      </w:pPr>
      <w:r w:rsidRPr="00803151">
        <w:rPr>
          <w:rStyle w:val="Funotenzeichen"/>
        </w:rPr>
        <w:footnoteRef/>
      </w:r>
      <w:r w:rsidRPr="00635841">
        <w:rPr>
          <w:lang w:val="de-CH"/>
        </w:rPr>
        <w:t xml:space="preserve"> Hu </w:t>
      </w:r>
      <w:r w:rsidRPr="000F4D14">
        <w:rPr>
          <w:lang w:val="de-CH"/>
        </w:rPr>
        <w:t>u</w:t>
      </w:r>
      <w:r w:rsidRPr="00635841">
        <w:rPr>
          <w:lang w:val="de-CH"/>
        </w:rPr>
        <w:t xml:space="preserve">nd </w:t>
      </w:r>
      <w:proofErr w:type="spellStart"/>
      <w:r w:rsidRPr="00635841">
        <w:rPr>
          <w:lang w:val="de-CH"/>
        </w:rPr>
        <w:t>Bentler</w:t>
      </w:r>
      <w:proofErr w:type="spellEnd"/>
      <w:r w:rsidRPr="00635841">
        <w:rPr>
          <w:lang w:val="de-CH"/>
        </w:rPr>
        <w:t xml:space="preserve"> 1999, S. 27 f.</w:t>
      </w:r>
    </w:p>
  </w:footnote>
  <w:footnote w:id="111">
    <w:p w14:paraId="4967C11D" w14:textId="77777777" w:rsidR="000C2DC2" w:rsidRPr="00900899" w:rsidRDefault="000C2DC2" w:rsidP="000C2DC2">
      <w:pPr>
        <w:pStyle w:val="Funotentext"/>
        <w:rPr>
          <w:lang w:val="en-GB"/>
        </w:rPr>
      </w:pPr>
      <w:r w:rsidRPr="00D63A57">
        <w:rPr>
          <w:rStyle w:val="Funotenzeichen"/>
        </w:rPr>
        <w:footnoteRef/>
      </w:r>
      <w:r w:rsidRPr="00D63A57">
        <w:rPr>
          <w:lang w:val="en-GB"/>
        </w:rPr>
        <w:t xml:space="preserve"> </w:t>
      </w:r>
      <w:proofErr w:type="spellStart"/>
      <w:r w:rsidRPr="00D63A57">
        <w:rPr>
          <w:lang w:val="en-GB"/>
        </w:rPr>
        <w:t>Keselman</w:t>
      </w:r>
      <w:proofErr w:type="spellEnd"/>
      <w:r w:rsidRPr="00D63A57">
        <w:rPr>
          <w:lang w:val="en-GB"/>
        </w:rPr>
        <w:t xml:space="preserve"> et al. 2004, S.47.</w:t>
      </w:r>
    </w:p>
  </w:footnote>
  <w:footnote w:id="112">
    <w:p w14:paraId="2C684423" w14:textId="77777777" w:rsidR="000C2DC2" w:rsidRPr="00106E30" w:rsidRDefault="000C2DC2" w:rsidP="000C2DC2">
      <w:pPr>
        <w:pStyle w:val="Funotentext"/>
        <w:rPr>
          <w:lang w:val="en-US"/>
        </w:rPr>
      </w:pPr>
      <w:r>
        <w:rPr>
          <w:rStyle w:val="Funotenzeichen"/>
        </w:rPr>
        <w:footnoteRef/>
      </w:r>
      <w:r w:rsidRPr="00106E30">
        <w:rPr>
          <w:lang w:val="en-US"/>
        </w:rPr>
        <w:t xml:space="preserve"> Hair 2014, S. 38.</w:t>
      </w:r>
    </w:p>
  </w:footnote>
  <w:footnote w:id="113">
    <w:p w14:paraId="370ABAF2" w14:textId="2E4258CB" w:rsidR="000C2DC2" w:rsidRPr="00106E30" w:rsidRDefault="000C2DC2" w:rsidP="000C2DC2">
      <w:pPr>
        <w:pStyle w:val="Funotentext"/>
        <w:rPr>
          <w:lang w:val="en-US"/>
        </w:rPr>
      </w:pPr>
      <w:r>
        <w:rPr>
          <w:rStyle w:val="Funotenzeichen"/>
        </w:rPr>
        <w:footnoteRef/>
      </w:r>
      <w:r w:rsidRPr="00106E30">
        <w:rPr>
          <w:lang w:val="en-US"/>
        </w:rPr>
        <w:t xml:space="preserve"> Hair 2014, S.</w:t>
      </w:r>
      <w:r w:rsidR="00FB2B05">
        <w:rPr>
          <w:lang w:val="en-US"/>
        </w:rPr>
        <w:t>43</w:t>
      </w:r>
      <w:r w:rsidRPr="00106E30">
        <w:rPr>
          <w:lang w:val="en-US"/>
        </w:rPr>
        <w:t>.</w:t>
      </w:r>
    </w:p>
  </w:footnote>
  <w:footnote w:id="114">
    <w:p w14:paraId="31B2B3A7" w14:textId="19A8F453" w:rsidR="000C2DC2" w:rsidRPr="00106E30" w:rsidRDefault="000C2DC2" w:rsidP="000C2DC2">
      <w:pPr>
        <w:pStyle w:val="Funotentext"/>
        <w:rPr>
          <w:lang w:val="en-US"/>
        </w:rPr>
      </w:pPr>
      <w:r>
        <w:rPr>
          <w:rStyle w:val="Funotenzeichen"/>
        </w:rPr>
        <w:footnoteRef/>
      </w:r>
      <w:r w:rsidRPr="00106E30">
        <w:rPr>
          <w:lang w:val="en-US"/>
        </w:rPr>
        <w:t xml:space="preserve"> Hair 2014, S</w:t>
      </w:r>
      <w:r w:rsidR="00797F3C">
        <w:rPr>
          <w:lang w:val="en-US"/>
        </w:rPr>
        <w:t>.38</w:t>
      </w:r>
      <w:r>
        <w:rPr>
          <w:lang w:val="en-US"/>
        </w:rPr>
        <w:t>.</w:t>
      </w:r>
    </w:p>
  </w:footnote>
  <w:footnote w:id="115">
    <w:p w14:paraId="2FA2CA10" w14:textId="69B9CC18" w:rsidR="000C2DC2" w:rsidRPr="00635841" w:rsidRDefault="000C2DC2" w:rsidP="000C2DC2">
      <w:pPr>
        <w:pStyle w:val="Funotentext"/>
        <w:rPr>
          <w:lang w:val="en-GB"/>
        </w:rPr>
      </w:pPr>
      <w:r w:rsidRPr="00584965">
        <w:rPr>
          <w:rStyle w:val="Funotenzeichen"/>
        </w:rPr>
        <w:footnoteRef/>
      </w:r>
      <w:r w:rsidRPr="00584965">
        <w:rPr>
          <w:lang w:val="en-GB"/>
        </w:rPr>
        <w:t xml:space="preserve"> </w:t>
      </w:r>
      <w:proofErr w:type="spellStart"/>
      <w:r w:rsidRPr="00584965">
        <w:rPr>
          <w:lang w:val="en-GB"/>
        </w:rPr>
        <w:t>Cholakova</w:t>
      </w:r>
      <w:proofErr w:type="spellEnd"/>
      <w:r w:rsidRPr="00584965">
        <w:rPr>
          <w:lang w:val="en-GB"/>
        </w:rPr>
        <w:t xml:space="preserve"> und </w:t>
      </w:r>
      <w:proofErr w:type="spellStart"/>
      <w:r w:rsidRPr="00584965">
        <w:rPr>
          <w:lang w:val="en-GB"/>
        </w:rPr>
        <w:t>Clarysse</w:t>
      </w:r>
      <w:proofErr w:type="spellEnd"/>
      <w:r w:rsidRPr="00584965">
        <w:rPr>
          <w:lang w:val="en-GB"/>
        </w:rPr>
        <w:t xml:space="preserve"> 2015</w:t>
      </w:r>
      <w:r w:rsidR="000A2828" w:rsidRPr="00584965">
        <w:rPr>
          <w:lang w:val="en-GB"/>
        </w:rPr>
        <w:t xml:space="preserve">, </w:t>
      </w:r>
      <w:r w:rsidR="00584965" w:rsidRPr="00584965">
        <w:rPr>
          <w:lang w:val="en-GB"/>
        </w:rPr>
        <w:t>S.13</w:t>
      </w:r>
      <w:r w:rsidRPr="00584965">
        <w:rPr>
          <w:lang w:val="en-GB"/>
        </w:rPr>
        <w:t>.</w:t>
      </w:r>
    </w:p>
  </w:footnote>
  <w:footnote w:id="116">
    <w:p w14:paraId="132E8ABA" w14:textId="77777777" w:rsidR="000C2DC2" w:rsidRPr="00BE04DF" w:rsidRDefault="000C2DC2" w:rsidP="000C2DC2">
      <w:pPr>
        <w:pStyle w:val="Funotentext"/>
      </w:pPr>
      <w:r w:rsidRPr="001265D2">
        <w:rPr>
          <w:rStyle w:val="Funotenzeichen"/>
        </w:rPr>
        <w:footnoteRef/>
      </w:r>
      <w:r w:rsidRPr="00635841">
        <w:rPr>
          <w:lang w:val="de-CH"/>
        </w:rPr>
        <w:t xml:space="preserve"> </w:t>
      </w:r>
      <w:r w:rsidRPr="001265D2">
        <w:t>Bürger und Kleinert 2020, S.13.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921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851"/>
    </w:tblGrid>
    <w:tr w:rsidR="000C2DC2" w:rsidRPr="002C37DD" w14:paraId="0E08CCD8" w14:textId="77777777" w:rsidTr="00635D0A">
      <w:tc>
        <w:tcPr>
          <w:tcW w:w="8359" w:type="dxa"/>
          <w:tcBorders>
            <w:bottom w:val="single" w:sz="2" w:space="0" w:color="808080" w:themeColor="background1" w:themeShade="80"/>
          </w:tcBorders>
        </w:tcPr>
        <w:p w14:paraId="3F3EA06D" w14:textId="20D72842" w:rsidR="000C2DC2" w:rsidRPr="00C667B5" w:rsidRDefault="000C2DC2">
          <w:pPr>
            <w:pStyle w:val="Kopfzeile"/>
            <w:rPr>
              <w:sz w:val="18"/>
              <w:szCs w:val="18"/>
            </w:rPr>
          </w:pPr>
          <w:r w:rsidRPr="00C667B5">
            <w:rPr>
              <w:sz w:val="18"/>
              <w:szCs w:val="18"/>
            </w:rPr>
            <w:fldChar w:fldCharType="begin"/>
          </w:r>
          <w:r w:rsidRPr="00C667B5">
            <w:rPr>
              <w:sz w:val="18"/>
              <w:szCs w:val="18"/>
            </w:rPr>
            <w:instrText xml:space="preserve"> STYLEREF  "Überschrift 1 ohne Nummer"  \* MERGEFORMAT </w:instrText>
          </w:r>
          <w:r w:rsidRPr="00C667B5">
            <w:rPr>
              <w:sz w:val="18"/>
              <w:szCs w:val="18"/>
            </w:rPr>
            <w:fldChar w:fldCharType="separate"/>
          </w:r>
          <w:r w:rsidR="00B235F2">
            <w:rPr>
              <w:noProof/>
              <w:sz w:val="18"/>
              <w:szCs w:val="18"/>
            </w:rPr>
            <w:t>Literaturverzeichnis</w:t>
          </w:r>
          <w:r w:rsidRPr="00C667B5">
            <w:rPr>
              <w:noProof/>
              <w:sz w:val="18"/>
              <w:szCs w:val="18"/>
            </w:rPr>
            <w:fldChar w:fldCharType="end"/>
          </w:r>
        </w:p>
      </w:tc>
      <w:tc>
        <w:tcPr>
          <w:tcW w:w="851" w:type="dxa"/>
          <w:tcBorders>
            <w:bottom w:val="single" w:sz="2" w:space="0" w:color="808080" w:themeColor="background1" w:themeShade="80"/>
          </w:tcBorders>
        </w:tcPr>
        <w:p w14:paraId="609D4FBC" w14:textId="77777777" w:rsidR="000C2DC2" w:rsidRPr="00C667B5" w:rsidRDefault="000C2DC2" w:rsidP="00456DF0">
          <w:pPr>
            <w:pStyle w:val="Kopfzeile"/>
            <w:jc w:val="right"/>
            <w:rPr>
              <w:sz w:val="18"/>
              <w:szCs w:val="18"/>
            </w:rPr>
          </w:pPr>
          <w:r w:rsidRPr="00C667B5">
            <w:rPr>
              <w:sz w:val="18"/>
              <w:szCs w:val="18"/>
            </w:rPr>
            <w:fldChar w:fldCharType="begin"/>
          </w:r>
          <w:r w:rsidRPr="00C667B5">
            <w:rPr>
              <w:sz w:val="18"/>
              <w:szCs w:val="18"/>
            </w:rPr>
            <w:instrText>PAGE   \* MERGEFORMAT</w:instrText>
          </w:r>
          <w:r w:rsidRPr="00C667B5">
            <w:rPr>
              <w:sz w:val="18"/>
              <w:szCs w:val="18"/>
            </w:rPr>
            <w:fldChar w:fldCharType="separate"/>
          </w:r>
          <w:r>
            <w:rPr>
              <w:noProof/>
              <w:sz w:val="18"/>
              <w:szCs w:val="18"/>
            </w:rPr>
            <w:t>51</w:t>
          </w:r>
          <w:r w:rsidRPr="00C667B5">
            <w:rPr>
              <w:sz w:val="18"/>
              <w:szCs w:val="18"/>
            </w:rPr>
            <w:fldChar w:fldCharType="end"/>
          </w:r>
        </w:p>
      </w:tc>
    </w:tr>
  </w:tbl>
  <w:p w14:paraId="02A74361" w14:textId="77777777" w:rsidR="000C2DC2" w:rsidRDefault="000C2DC2">
    <w:pPr>
      <w:pStyle w:val="Kopfzeile"/>
    </w:pPr>
  </w:p>
  <w:p w14:paraId="6154F422" w14:textId="77777777" w:rsidR="00930EF5" w:rsidRDefault="00930E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921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851"/>
    </w:tblGrid>
    <w:tr w:rsidR="000C2DC2" w:rsidRPr="002C37DD" w14:paraId="60B04319" w14:textId="77777777" w:rsidTr="00635D0A">
      <w:tc>
        <w:tcPr>
          <w:tcW w:w="8359" w:type="dxa"/>
          <w:tcBorders>
            <w:bottom w:val="single" w:sz="2" w:space="0" w:color="808080" w:themeColor="background1" w:themeShade="80"/>
          </w:tcBorders>
        </w:tcPr>
        <w:p w14:paraId="0C3B969E" w14:textId="2A35F4DC" w:rsidR="000C2DC2" w:rsidRPr="00C667B5" w:rsidRDefault="000C2DC2">
          <w:pPr>
            <w:pStyle w:val="Kopfzeile"/>
            <w:rPr>
              <w:sz w:val="18"/>
              <w:szCs w:val="18"/>
            </w:rPr>
          </w:pPr>
          <w:r w:rsidRPr="00C667B5">
            <w:rPr>
              <w:sz w:val="18"/>
              <w:szCs w:val="18"/>
            </w:rPr>
            <w:fldChar w:fldCharType="begin"/>
          </w:r>
          <w:r w:rsidRPr="00C667B5">
            <w:rPr>
              <w:sz w:val="18"/>
              <w:szCs w:val="18"/>
            </w:rPr>
            <w:instrText xml:space="preserve"> STYLEREF  "Überschrift 1 ohne Nummer"  \* MERGEFORMAT </w:instrText>
          </w:r>
          <w:r w:rsidRPr="00C667B5">
            <w:rPr>
              <w:sz w:val="18"/>
              <w:szCs w:val="18"/>
            </w:rPr>
            <w:fldChar w:fldCharType="separate"/>
          </w:r>
          <w:r w:rsidR="00B235F2">
            <w:rPr>
              <w:noProof/>
              <w:sz w:val="18"/>
              <w:szCs w:val="18"/>
            </w:rPr>
            <w:t>Anhang</w:t>
          </w:r>
          <w:r w:rsidRPr="00C667B5">
            <w:rPr>
              <w:noProof/>
              <w:sz w:val="18"/>
              <w:szCs w:val="18"/>
            </w:rPr>
            <w:fldChar w:fldCharType="end"/>
          </w:r>
        </w:p>
      </w:tc>
      <w:tc>
        <w:tcPr>
          <w:tcW w:w="851" w:type="dxa"/>
          <w:tcBorders>
            <w:bottom w:val="single" w:sz="2" w:space="0" w:color="808080" w:themeColor="background1" w:themeShade="80"/>
          </w:tcBorders>
        </w:tcPr>
        <w:p w14:paraId="650DE252" w14:textId="77777777" w:rsidR="000C2DC2" w:rsidRPr="00C667B5" w:rsidRDefault="000C2DC2" w:rsidP="00456DF0">
          <w:pPr>
            <w:pStyle w:val="Kopfzeile"/>
            <w:jc w:val="right"/>
            <w:rPr>
              <w:sz w:val="18"/>
              <w:szCs w:val="18"/>
            </w:rPr>
          </w:pPr>
          <w:r w:rsidRPr="00C667B5">
            <w:rPr>
              <w:sz w:val="18"/>
              <w:szCs w:val="18"/>
            </w:rPr>
            <w:fldChar w:fldCharType="begin"/>
          </w:r>
          <w:r w:rsidRPr="00C667B5">
            <w:rPr>
              <w:sz w:val="18"/>
              <w:szCs w:val="18"/>
            </w:rPr>
            <w:instrText>PAGE   \* MERGEFORMAT</w:instrText>
          </w:r>
          <w:r w:rsidRPr="00C667B5">
            <w:rPr>
              <w:sz w:val="18"/>
              <w:szCs w:val="18"/>
            </w:rPr>
            <w:fldChar w:fldCharType="separate"/>
          </w:r>
          <w:r>
            <w:rPr>
              <w:noProof/>
              <w:sz w:val="18"/>
              <w:szCs w:val="18"/>
            </w:rPr>
            <w:t>XII</w:t>
          </w:r>
          <w:r w:rsidRPr="00C667B5">
            <w:rPr>
              <w:sz w:val="18"/>
              <w:szCs w:val="18"/>
            </w:rPr>
            <w:fldChar w:fldCharType="end"/>
          </w:r>
        </w:p>
      </w:tc>
    </w:tr>
  </w:tbl>
  <w:p w14:paraId="650AF1B8" w14:textId="77777777" w:rsidR="000C2DC2" w:rsidRDefault="000C2DC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1E09E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33F3FDD"/>
    <w:multiLevelType w:val="multilevel"/>
    <w:tmpl w:val="88C67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3B59CC"/>
    <w:multiLevelType w:val="multilevel"/>
    <w:tmpl w:val="76DC5B86"/>
    <w:lvl w:ilvl="0">
      <w:start w:val="1"/>
      <w:numFmt w:val="decimal"/>
      <w:pStyle w:val="berschrift1"/>
      <w:lvlText w:val="%1"/>
      <w:lvlJc w:val="left"/>
      <w:pPr>
        <w:ind w:left="432" w:hanging="432"/>
      </w:pPr>
      <w:rPr>
        <w:rFonts w:hint="default"/>
      </w:rPr>
    </w:lvl>
    <w:lvl w:ilvl="1">
      <w:start w:val="1"/>
      <w:numFmt w:val="decimal"/>
      <w:pStyle w:val="berschrift2"/>
      <w:lvlText w:val="%2."/>
      <w:lvlJc w:val="left"/>
      <w:pPr>
        <w:ind w:left="2629" w:hanging="360"/>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0C7B7C60"/>
    <w:multiLevelType w:val="hybridMultilevel"/>
    <w:tmpl w:val="61E29D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CE83270"/>
    <w:multiLevelType w:val="hybridMultilevel"/>
    <w:tmpl w:val="27507590"/>
    <w:lvl w:ilvl="0" w:tplc="6BE2270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9A94E61"/>
    <w:multiLevelType w:val="multilevel"/>
    <w:tmpl w:val="2458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9635113"/>
    <w:multiLevelType w:val="multilevel"/>
    <w:tmpl w:val="16DC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 w:numId="4">
    <w:abstractNumId w:val="5"/>
  </w:num>
  <w:num w:numId="5">
    <w:abstractNumId w:val="3"/>
  </w:num>
  <w:num w:numId="6">
    <w:abstractNumId w:val="6"/>
  </w:num>
  <w:num w:numId="7">
    <w:abstractNumId w:val="2"/>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rousi, Rita-Hedieh">
    <w15:presenceInfo w15:providerId="AD" w15:userId="S-1-5-21-1039078705-897858793-2403212006-54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DC2"/>
    <w:rsid w:val="00002410"/>
    <w:rsid w:val="000227EA"/>
    <w:rsid w:val="000353F5"/>
    <w:rsid w:val="000573A9"/>
    <w:rsid w:val="0008652B"/>
    <w:rsid w:val="0009158D"/>
    <w:rsid w:val="000A2828"/>
    <w:rsid w:val="000B723C"/>
    <w:rsid w:val="000B746B"/>
    <w:rsid w:val="000C1222"/>
    <w:rsid w:val="000C2DC2"/>
    <w:rsid w:val="000C66D5"/>
    <w:rsid w:val="00173484"/>
    <w:rsid w:val="00177241"/>
    <w:rsid w:val="001777E8"/>
    <w:rsid w:val="00187AB1"/>
    <w:rsid w:val="001967D1"/>
    <w:rsid w:val="001C6712"/>
    <w:rsid w:val="001D2A64"/>
    <w:rsid w:val="00241E7A"/>
    <w:rsid w:val="0027695D"/>
    <w:rsid w:val="002917B4"/>
    <w:rsid w:val="002E6E3D"/>
    <w:rsid w:val="0042224F"/>
    <w:rsid w:val="00462707"/>
    <w:rsid w:val="004C4EFC"/>
    <w:rsid w:val="00527DCD"/>
    <w:rsid w:val="00536680"/>
    <w:rsid w:val="00584965"/>
    <w:rsid w:val="005920E9"/>
    <w:rsid w:val="005A3767"/>
    <w:rsid w:val="00603324"/>
    <w:rsid w:val="006779A8"/>
    <w:rsid w:val="006C2F85"/>
    <w:rsid w:val="00744141"/>
    <w:rsid w:val="00797F3C"/>
    <w:rsid w:val="007C779E"/>
    <w:rsid w:val="007E63A3"/>
    <w:rsid w:val="00811E0E"/>
    <w:rsid w:val="00875F44"/>
    <w:rsid w:val="00930EF5"/>
    <w:rsid w:val="0095558A"/>
    <w:rsid w:val="00984266"/>
    <w:rsid w:val="009C6B6E"/>
    <w:rsid w:val="009D46E0"/>
    <w:rsid w:val="009F2E2D"/>
    <w:rsid w:val="00A14B38"/>
    <w:rsid w:val="00A32E04"/>
    <w:rsid w:val="00A4011D"/>
    <w:rsid w:val="00A51A14"/>
    <w:rsid w:val="00A722E2"/>
    <w:rsid w:val="00AA4C53"/>
    <w:rsid w:val="00AB275F"/>
    <w:rsid w:val="00AD6E93"/>
    <w:rsid w:val="00AE5F73"/>
    <w:rsid w:val="00B235F2"/>
    <w:rsid w:val="00B40C6B"/>
    <w:rsid w:val="00BA5E51"/>
    <w:rsid w:val="00C14588"/>
    <w:rsid w:val="00C77FF6"/>
    <w:rsid w:val="00C871DC"/>
    <w:rsid w:val="00CF7A2B"/>
    <w:rsid w:val="00D94DC2"/>
    <w:rsid w:val="00DD2121"/>
    <w:rsid w:val="00E3016E"/>
    <w:rsid w:val="00E868B3"/>
    <w:rsid w:val="00E87B08"/>
    <w:rsid w:val="00E93A88"/>
    <w:rsid w:val="00E97628"/>
    <w:rsid w:val="00F13D07"/>
    <w:rsid w:val="00F60FF9"/>
    <w:rsid w:val="00F81630"/>
    <w:rsid w:val="00F9525F"/>
    <w:rsid w:val="00FB2B05"/>
    <w:rsid w:val="00FE1E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71412"/>
  <w15:chartTrackingRefBased/>
  <w15:docId w15:val="{D21FD561-3C40-3B4D-BA20-91CD22E8F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C2DC2"/>
    <w:pPr>
      <w:spacing w:after="120" w:line="360" w:lineRule="auto"/>
      <w:jc w:val="both"/>
    </w:pPr>
    <w:rPr>
      <w:rFonts w:ascii="Arial" w:hAnsi="Arial"/>
      <w:szCs w:val="22"/>
    </w:rPr>
  </w:style>
  <w:style w:type="paragraph" w:styleId="berschrift1">
    <w:name w:val="heading 1"/>
    <w:basedOn w:val="Standard"/>
    <w:next w:val="Standard"/>
    <w:link w:val="berschrift1Zchn"/>
    <w:autoRedefine/>
    <w:uiPriority w:val="9"/>
    <w:qFormat/>
    <w:rsid w:val="000C2DC2"/>
    <w:pPr>
      <w:keepNext/>
      <w:keepLines/>
      <w:numPr>
        <w:numId w:val="1"/>
      </w:numPr>
      <w:spacing w:before="240" w:after="360" w:line="240" w:lineRule="auto"/>
      <w:outlineLvl w:val="0"/>
    </w:pPr>
    <w:rPr>
      <w:rFonts w:eastAsiaTheme="majorEastAsia" w:cstheme="majorBidi"/>
      <w:b/>
      <w:color w:val="000000" w:themeColor="text1"/>
      <w:sz w:val="28"/>
      <w:szCs w:val="32"/>
    </w:rPr>
  </w:style>
  <w:style w:type="paragraph" w:styleId="berschrift2">
    <w:name w:val="heading 2"/>
    <w:basedOn w:val="Standard"/>
    <w:next w:val="Standard"/>
    <w:link w:val="berschrift2Zchn"/>
    <w:autoRedefine/>
    <w:uiPriority w:val="9"/>
    <w:unhideWhenUsed/>
    <w:qFormat/>
    <w:rsid w:val="00811E0E"/>
    <w:pPr>
      <w:keepNext/>
      <w:keepLines/>
      <w:numPr>
        <w:ilvl w:val="1"/>
        <w:numId w:val="1"/>
      </w:numPr>
      <w:spacing w:before="240" w:after="360" w:line="240" w:lineRule="auto"/>
      <w:jc w:val="left"/>
      <w:outlineLvl w:val="1"/>
    </w:pPr>
    <w:rPr>
      <w:rFonts w:eastAsiaTheme="majorEastAsia" w:cstheme="majorBidi"/>
      <w:b/>
      <w:color w:val="000000" w:themeColor="text1"/>
      <w:szCs w:val="26"/>
    </w:rPr>
  </w:style>
  <w:style w:type="paragraph" w:styleId="berschrift3">
    <w:name w:val="heading 3"/>
    <w:basedOn w:val="Standard"/>
    <w:next w:val="Standard"/>
    <w:link w:val="berschrift3Zchn"/>
    <w:uiPriority w:val="9"/>
    <w:unhideWhenUsed/>
    <w:qFormat/>
    <w:rsid w:val="000C2DC2"/>
    <w:pPr>
      <w:keepNext/>
      <w:keepLines/>
      <w:numPr>
        <w:ilvl w:val="2"/>
        <w:numId w:val="1"/>
      </w:numPr>
      <w:spacing w:before="240" w:after="360" w:line="240" w:lineRule="auto"/>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unhideWhenUsed/>
    <w:qFormat/>
    <w:rsid w:val="000C2DC2"/>
    <w:pPr>
      <w:keepNext/>
      <w:keepLines/>
      <w:numPr>
        <w:ilvl w:val="3"/>
        <w:numId w:val="1"/>
      </w:numPr>
      <w:spacing w:before="240" w:after="360" w:line="240" w:lineRule="auto"/>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0C2D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C2D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C2D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C2D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D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C2DC2"/>
    <w:rPr>
      <w:rFonts w:ascii="Arial" w:eastAsiaTheme="majorEastAsia" w:hAnsi="Arial" w:cstheme="majorBidi"/>
      <w:b/>
      <w:color w:val="000000" w:themeColor="text1"/>
      <w:sz w:val="28"/>
      <w:szCs w:val="32"/>
    </w:rPr>
  </w:style>
  <w:style w:type="character" w:customStyle="1" w:styleId="berschrift2Zchn">
    <w:name w:val="Überschrift 2 Zchn"/>
    <w:basedOn w:val="Absatz-Standardschriftart"/>
    <w:link w:val="berschrift2"/>
    <w:uiPriority w:val="9"/>
    <w:rsid w:val="00811E0E"/>
    <w:rPr>
      <w:rFonts w:ascii="Arial" w:eastAsiaTheme="majorEastAsia" w:hAnsi="Arial" w:cstheme="majorBidi"/>
      <w:b/>
      <w:color w:val="000000" w:themeColor="text1"/>
      <w:szCs w:val="26"/>
    </w:rPr>
  </w:style>
  <w:style w:type="character" w:customStyle="1" w:styleId="berschrift3Zchn">
    <w:name w:val="Überschrift 3 Zchn"/>
    <w:basedOn w:val="Absatz-Standardschriftart"/>
    <w:link w:val="berschrift3"/>
    <w:uiPriority w:val="9"/>
    <w:rsid w:val="000C2DC2"/>
    <w:rPr>
      <w:rFonts w:ascii="Arial" w:eastAsiaTheme="majorEastAsia" w:hAnsi="Arial" w:cstheme="majorBidi"/>
      <w:b/>
      <w:color w:val="000000" w:themeColor="text1"/>
    </w:rPr>
  </w:style>
  <w:style w:type="character" w:customStyle="1" w:styleId="berschrift4Zchn">
    <w:name w:val="Überschrift 4 Zchn"/>
    <w:basedOn w:val="Absatz-Standardschriftart"/>
    <w:link w:val="berschrift4"/>
    <w:uiPriority w:val="9"/>
    <w:rsid w:val="000C2DC2"/>
    <w:rPr>
      <w:rFonts w:ascii="Arial" w:eastAsiaTheme="majorEastAsia" w:hAnsi="Arial" w:cstheme="majorBidi"/>
      <w:iCs/>
      <w:color w:val="000000" w:themeColor="text1"/>
      <w:szCs w:val="22"/>
    </w:rPr>
  </w:style>
  <w:style w:type="character" w:customStyle="1" w:styleId="berschrift5Zchn">
    <w:name w:val="Überschrift 5 Zchn"/>
    <w:basedOn w:val="Absatz-Standardschriftart"/>
    <w:link w:val="berschrift5"/>
    <w:uiPriority w:val="9"/>
    <w:semiHidden/>
    <w:rsid w:val="000C2DC2"/>
    <w:rPr>
      <w:rFonts w:asciiTheme="majorHAnsi" w:eastAsiaTheme="majorEastAsia" w:hAnsiTheme="majorHAnsi" w:cstheme="majorBidi"/>
      <w:color w:val="2F5496" w:themeColor="accent1" w:themeShade="BF"/>
      <w:szCs w:val="22"/>
    </w:rPr>
  </w:style>
  <w:style w:type="character" w:customStyle="1" w:styleId="berschrift6Zchn">
    <w:name w:val="Überschrift 6 Zchn"/>
    <w:basedOn w:val="Absatz-Standardschriftart"/>
    <w:link w:val="berschrift6"/>
    <w:uiPriority w:val="9"/>
    <w:semiHidden/>
    <w:rsid w:val="000C2DC2"/>
    <w:rPr>
      <w:rFonts w:asciiTheme="majorHAnsi" w:eastAsiaTheme="majorEastAsia" w:hAnsiTheme="majorHAnsi" w:cstheme="majorBidi"/>
      <w:color w:val="1F3763" w:themeColor="accent1" w:themeShade="7F"/>
      <w:szCs w:val="22"/>
    </w:rPr>
  </w:style>
  <w:style w:type="character" w:customStyle="1" w:styleId="berschrift7Zchn">
    <w:name w:val="Überschrift 7 Zchn"/>
    <w:basedOn w:val="Absatz-Standardschriftart"/>
    <w:link w:val="berschrift7"/>
    <w:uiPriority w:val="9"/>
    <w:semiHidden/>
    <w:rsid w:val="000C2DC2"/>
    <w:rPr>
      <w:rFonts w:asciiTheme="majorHAnsi" w:eastAsiaTheme="majorEastAsia" w:hAnsiTheme="majorHAnsi" w:cstheme="majorBidi"/>
      <w:i/>
      <w:iCs/>
      <w:color w:val="1F3763" w:themeColor="accent1" w:themeShade="7F"/>
      <w:szCs w:val="22"/>
    </w:rPr>
  </w:style>
  <w:style w:type="character" w:customStyle="1" w:styleId="berschrift8Zchn">
    <w:name w:val="Überschrift 8 Zchn"/>
    <w:basedOn w:val="Absatz-Standardschriftart"/>
    <w:link w:val="berschrift8"/>
    <w:uiPriority w:val="9"/>
    <w:semiHidden/>
    <w:rsid w:val="000C2DC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C2DC2"/>
    <w:rPr>
      <w:rFonts w:asciiTheme="majorHAnsi" w:eastAsiaTheme="majorEastAsia" w:hAnsiTheme="majorHAnsi" w:cstheme="majorBidi"/>
      <w:i/>
      <w:iCs/>
      <w:color w:val="272727" w:themeColor="text1" w:themeTint="D8"/>
      <w:sz w:val="21"/>
      <w:szCs w:val="21"/>
    </w:rPr>
  </w:style>
  <w:style w:type="paragraph" w:styleId="Zitat">
    <w:name w:val="Quote"/>
    <w:basedOn w:val="Standard"/>
    <w:next w:val="Standard"/>
    <w:link w:val="ZitatZchn"/>
    <w:uiPriority w:val="29"/>
    <w:qFormat/>
    <w:rsid w:val="000C2DC2"/>
    <w:pPr>
      <w:spacing w:before="120" w:after="240" w:line="240" w:lineRule="auto"/>
      <w:ind w:left="567"/>
      <w:contextualSpacing/>
    </w:pPr>
    <w:rPr>
      <w:iCs/>
      <w:color w:val="000000" w:themeColor="text1"/>
    </w:rPr>
  </w:style>
  <w:style w:type="character" w:customStyle="1" w:styleId="ZitatZchn">
    <w:name w:val="Zitat Zchn"/>
    <w:basedOn w:val="Absatz-Standardschriftart"/>
    <w:link w:val="Zitat"/>
    <w:uiPriority w:val="29"/>
    <w:rsid w:val="000C2DC2"/>
    <w:rPr>
      <w:rFonts w:ascii="Arial" w:hAnsi="Arial"/>
      <w:iCs/>
      <w:color w:val="000000" w:themeColor="text1"/>
      <w:szCs w:val="22"/>
    </w:rPr>
  </w:style>
  <w:style w:type="paragraph" w:styleId="Funotentext">
    <w:name w:val="footnote text"/>
    <w:basedOn w:val="Standard"/>
    <w:link w:val="FunotentextZchn"/>
    <w:uiPriority w:val="99"/>
    <w:unhideWhenUsed/>
    <w:rsid w:val="000C2DC2"/>
    <w:pPr>
      <w:keepNext/>
      <w:keepLines/>
      <w:spacing w:after="0" w:line="240" w:lineRule="auto"/>
      <w:ind w:left="210" w:hanging="210"/>
    </w:pPr>
    <w:rPr>
      <w:sz w:val="20"/>
      <w:szCs w:val="20"/>
    </w:rPr>
  </w:style>
  <w:style w:type="character" w:customStyle="1" w:styleId="FunotentextZchn">
    <w:name w:val="Fußnotentext Zchn"/>
    <w:basedOn w:val="Absatz-Standardschriftart"/>
    <w:link w:val="Funotentext"/>
    <w:uiPriority w:val="99"/>
    <w:rsid w:val="000C2DC2"/>
    <w:rPr>
      <w:rFonts w:ascii="Arial" w:hAnsi="Arial"/>
      <w:sz w:val="20"/>
      <w:szCs w:val="20"/>
    </w:rPr>
  </w:style>
  <w:style w:type="paragraph" w:styleId="Beschriftung">
    <w:name w:val="caption"/>
    <w:basedOn w:val="Standard"/>
    <w:next w:val="Standard"/>
    <w:autoRedefine/>
    <w:uiPriority w:val="35"/>
    <w:unhideWhenUsed/>
    <w:qFormat/>
    <w:rsid w:val="000C2DC2"/>
    <w:pPr>
      <w:spacing w:after="200" w:line="240" w:lineRule="auto"/>
      <w:ind w:left="1304" w:hanging="1304"/>
      <w:contextualSpacing/>
    </w:pPr>
    <w:rPr>
      <w:b/>
      <w:iCs/>
      <w:color w:val="000000" w:themeColor="text1"/>
      <w:sz w:val="18"/>
      <w:szCs w:val="18"/>
    </w:rPr>
  </w:style>
  <w:style w:type="paragraph" w:styleId="Listenabsatz">
    <w:name w:val="List Paragraph"/>
    <w:basedOn w:val="Standard"/>
    <w:uiPriority w:val="34"/>
    <w:qFormat/>
    <w:rsid w:val="000C2DC2"/>
    <w:pPr>
      <w:ind w:left="720"/>
      <w:contextualSpacing/>
    </w:pPr>
  </w:style>
  <w:style w:type="paragraph" w:styleId="Kopfzeile">
    <w:name w:val="header"/>
    <w:basedOn w:val="Standard"/>
    <w:link w:val="KopfzeileZchn"/>
    <w:uiPriority w:val="99"/>
    <w:unhideWhenUsed/>
    <w:rsid w:val="000C2DC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C2DC2"/>
    <w:rPr>
      <w:rFonts w:ascii="Arial" w:hAnsi="Arial"/>
      <w:szCs w:val="22"/>
    </w:rPr>
  </w:style>
  <w:style w:type="paragraph" w:styleId="Fuzeile">
    <w:name w:val="footer"/>
    <w:basedOn w:val="Standard"/>
    <w:link w:val="FuzeileZchn"/>
    <w:uiPriority w:val="99"/>
    <w:unhideWhenUsed/>
    <w:rsid w:val="000C2DC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C2DC2"/>
    <w:rPr>
      <w:rFonts w:ascii="Arial" w:hAnsi="Arial"/>
      <w:szCs w:val="22"/>
    </w:rPr>
  </w:style>
  <w:style w:type="table" w:styleId="Tabellenraster">
    <w:name w:val="Table Grid"/>
    <w:basedOn w:val="NormaleTabelle"/>
    <w:uiPriority w:val="39"/>
    <w:rsid w:val="000C2DC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0C2DC2"/>
    <w:pPr>
      <w:spacing w:after="100"/>
    </w:pPr>
  </w:style>
  <w:style w:type="paragraph" w:styleId="Verzeichnis2">
    <w:name w:val="toc 2"/>
    <w:basedOn w:val="Standard"/>
    <w:next w:val="Standard"/>
    <w:autoRedefine/>
    <w:uiPriority w:val="39"/>
    <w:unhideWhenUsed/>
    <w:rsid w:val="000C2DC2"/>
    <w:pPr>
      <w:spacing w:after="100"/>
      <w:ind w:left="240"/>
    </w:pPr>
  </w:style>
  <w:style w:type="paragraph" w:styleId="Verzeichnis3">
    <w:name w:val="toc 3"/>
    <w:basedOn w:val="Standard"/>
    <w:next w:val="Standard"/>
    <w:autoRedefine/>
    <w:uiPriority w:val="39"/>
    <w:unhideWhenUsed/>
    <w:rsid w:val="000C2DC2"/>
    <w:pPr>
      <w:spacing w:after="100"/>
      <w:ind w:left="480"/>
    </w:pPr>
  </w:style>
  <w:style w:type="paragraph" w:styleId="Verzeichnis4">
    <w:name w:val="toc 4"/>
    <w:basedOn w:val="Standard"/>
    <w:next w:val="Standard"/>
    <w:autoRedefine/>
    <w:uiPriority w:val="39"/>
    <w:unhideWhenUsed/>
    <w:rsid w:val="000C2DC2"/>
    <w:pPr>
      <w:spacing w:after="100"/>
      <w:ind w:left="720"/>
    </w:pPr>
  </w:style>
  <w:style w:type="character" w:styleId="Hyperlink">
    <w:name w:val="Hyperlink"/>
    <w:basedOn w:val="Absatz-Standardschriftart"/>
    <w:uiPriority w:val="99"/>
    <w:unhideWhenUsed/>
    <w:rsid w:val="000C2DC2"/>
    <w:rPr>
      <w:color w:val="0563C1" w:themeColor="hyperlink"/>
      <w:u w:val="single"/>
    </w:rPr>
  </w:style>
  <w:style w:type="paragraph" w:customStyle="1" w:styleId="berschrift1ohneNummer">
    <w:name w:val="Überschrift 1 ohne Nummer"/>
    <w:basedOn w:val="berschrift1"/>
    <w:next w:val="Standard"/>
    <w:link w:val="berschrift1ohneNummerZchn"/>
    <w:qFormat/>
    <w:rsid w:val="000C2DC2"/>
    <w:pPr>
      <w:numPr>
        <w:numId w:val="0"/>
      </w:numPr>
    </w:pPr>
  </w:style>
  <w:style w:type="paragraph" w:styleId="Sprechblasentext">
    <w:name w:val="Balloon Text"/>
    <w:basedOn w:val="Standard"/>
    <w:link w:val="SprechblasentextZchn"/>
    <w:uiPriority w:val="99"/>
    <w:semiHidden/>
    <w:unhideWhenUsed/>
    <w:rsid w:val="000C2DC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C2DC2"/>
    <w:rPr>
      <w:rFonts w:ascii="Segoe UI" w:hAnsi="Segoe UI" w:cs="Segoe UI"/>
      <w:sz w:val="18"/>
      <w:szCs w:val="18"/>
    </w:rPr>
  </w:style>
  <w:style w:type="character" w:customStyle="1" w:styleId="berschrift1ohneNummerZchn">
    <w:name w:val="Überschrift 1 ohne Nummer Zchn"/>
    <w:basedOn w:val="Absatz-Standardschriftart"/>
    <w:link w:val="berschrift1ohneNummer"/>
    <w:rsid w:val="000C2DC2"/>
    <w:rPr>
      <w:rFonts w:ascii="Arial" w:eastAsiaTheme="majorEastAsia" w:hAnsi="Arial" w:cstheme="majorBidi"/>
      <w:b/>
      <w:color w:val="000000" w:themeColor="text1"/>
      <w:sz w:val="28"/>
      <w:szCs w:val="32"/>
    </w:rPr>
  </w:style>
  <w:style w:type="paragraph" w:styleId="Abbildungsverzeichnis">
    <w:name w:val="table of figures"/>
    <w:basedOn w:val="Standard"/>
    <w:next w:val="Standard"/>
    <w:uiPriority w:val="99"/>
    <w:unhideWhenUsed/>
    <w:rsid w:val="000C2DC2"/>
    <w:pPr>
      <w:spacing w:after="0"/>
    </w:pPr>
  </w:style>
  <w:style w:type="character" w:styleId="Platzhaltertext">
    <w:name w:val="Placeholder Text"/>
    <w:basedOn w:val="Absatz-Standardschriftart"/>
    <w:uiPriority w:val="99"/>
    <w:semiHidden/>
    <w:rsid w:val="000C2DC2"/>
    <w:rPr>
      <w:color w:val="808080"/>
    </w:rPr>
  </w:style>
  <w:style w:type="character" w:styleId="Kommentarzeichen">
    <w:name w:val="annotation reference"/>
    <w:basedOn w:val="Absatz-Standardschriftart"/>
    <w:uiPriority w:val="99"/>
    <w:semiHidden/>
    <w:unhideWhenUsed/>
    <w:rsid w:val="000C2DC2"/>
    <w:rPr>
      <w:sz w:val="16"/>
      <w:szCs w:val="16"/>
    </w:rPr>
  </w:style>
  <w:style w:type="paragraph" w:styleId="Kommentartext">
    <w:name w:val="annotation text"/>
    <w:basedOn w:val="Standard"/>
    <w:link w:val="KommentartextZchn"/>
    <w:uiPriority w:val="99"/>
    <w:semiHidden/>
    <w:unhideWhenUsed/>
    <w:rsid w:val="000C2DC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C2DC2"/>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0C2DC2"/>
    <w:rPr>
      <w:b/>
      <w:bCs/>
    </w:rPr>
  </w:style>
  <w:style w:type="character" w:customStyle="1" w:styleId="KommentarthemaZchn">
    <w:name w:val="Kommentarthema Zchn"/>
    <w:basedOn w:val="KommentartextZchn"/>
    <w:link w:val="Kommentarthema"/>
    <w:uiPriority w:val="99"/>
    <w:semiHidden/>
    <w:rsid w:val="000C2DC2"/>
    <w:rPr>
      <w:rFonts w:ascii="Arial" w:hAnsi="Arial"/>
      <w:b/>
      <w:bCs/>
      <w:sz w:val="20"/>
      <w:szCs w:val="20"/>
    </w:rPr>
  </w:style>
  <w:style w:type="character" w:customStyle="1" w:styleId="NichtaufgelsteErwhnung1">
    <w:name w:val="Nicht aufgelöste Erwähnung1"/>
    <w:basedOn w:val="Absatz-Standardschriftart"/>
    <w:uiPriority w:val="99"/>
    <w:rsid w:val="000C2DC2"/>
    <w:rPr>
      <w:color w:val="605E5C"/>
      <w:shd w:val="clear" w:color="auto" w:fill="E1DFDD"/>
    </w:rPr>
  </w:style>
  <w:style w:type="character" w:styleId="Hervorhebung">
    <w:name w:val="Emphasis"/>
    <w:basedOn w:val="Absatz-Standardschriftart"/>
    <w:uiPriority w:val="20"/>
    <w:qFormat/>
    <w:rsid w:val="000C2DC2"/>
    <w:rPr>
      <w:i/>
      <w:iCs/>
    </w:rPr>
  </w:style>
  <w:style w:type="character" w:styleId="BesuchterLink">
    <w:name w:val="FollowedHyperlink"/>
    <w:basedOn w:val="Absatz-Standardschriftart"/>
    <w:uiPriority w:val="99"/>
    <w:semiHidden/>
    <w:unhideWhenUsed/>
    <w:rsid w:val="000C2DC2"/>
    <w:rPr>
      <w:color w:val="954F72" w:themeColor="followedHyperlink"/>
      <w:u w:val="single"/>
    </w:rPr>
  </w:style>
  <w:style w:type="character" w:styleId="Funotenzeichen">
    <w:name w:val="footnote reference"/>
    <w:basedOn w:val="Absatz-Standardschriftart"/>
    <w:uiPriority w:val="99"/>
    <w:semiHidden/>
    <w:unhideWhenUsed/>
    <w:rsid w:val="000C2DC2"/>
    <w:rPr>
      <w:vertAlign w:val="superscript"/>
    </w:rPr>
  </w:style>
  <w:style w:type="table" w:styleId="EinfacheTabelle3">
    <w:name w:val="Plain Table 3"/>
    <w:basedOn w:val="NormaleTabelle"/>
    <w:uiPriority w:val="43"/>
    <w:rsid w:val="000C2DC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Vorformatiert">
    <w:name w:val="HTML Preformatted"/>
    <w:basedOn w:val="Standard"/>
    <w:link w:val="HTMLVorformatiertZchn"/>
    <w:uiPriority w:val="99"/>
    <w:rsid w:val="000C2DC2"/>
    <w:pPr>
      <w:adjustRightInd w:val="0"/>
      <w:snapToGrid w:val="0"/>
      <w:spacing w:after="0" w:line="250" w:lineRule="atLeast"/>
      <w:jc w:val="left"/>
    </w:pPr>
    <w:rPr>
      <w:rFonts w:eastAsia="Times New Roman" w:cs="Courier New"/>
      <w:sz w:val="20"/>
      <w:szCs w:val="20"/>
      <w:lang w:val="de-CH" w:eastAsia="de-CH"/>
    </w:rPr>
  </w:style>
  <w:style w:type="character" w:customStyle="1" w:styleId="HTMLVorformatiertZchn">
    <w:name w:val="HTML Vorformatiert Zchn"/>
    <w:basedOn w:val="Absatz-Standardschriftart"/>
    <w:link w:val="HTMLVorformatiert"/>
    <w:uiPriority w:val="99"/>
    <w:rsid w:val="000C2DC2"/>
    <w:rPr>
      <w:rFonts w:ascii="Arial" w:eastAsia="Times New Roman" w:hAnsi="Arial" w:cs="Courier New"/>
      <w:sz w:val="20"/>
      <w:szCs w:val="20"/>
      <w:lang w:val="de-CH" w:eastAsia="de-CH"/>
    </w:rPr>
  </w:style>
  <w:style w:type="paragraph" w:styleId="Liste">
    <w:name w:val="List"/>
    <w:basedOn w:val="Standard"/>
    <w:uiPriority w:val="99"/>
    <w:unhideWhenUsed/>
    <w:rsid w:val="000C2DC2"/>
    <w:pPr>
      <w:ind w:left="283" w:hanging="283"/>
      <w:contextualSpacing/>
    </w:pPr>
  </w:style>
  <w:style w:type="paragraph" w:styleId="Aufzhlungszeichen">
    <w:name w:val="List Bullet"/>
    <w:basedOn w:val="Standard"/>
    <w:uiPriority w:val="99"/>
    <w:unhideWhenUsed/>
    <w:rsid w:val="000C2DC2"/>
    <w:pPr>
      <w:numPr>
        <w:numId w:val="2"/>
      </w:numPr>
      <w:contextualSpacing/>
    </w:pPr>
  </w:style>
  <w:style w:type="paragraph" w:styleId="berarbeitung">
    <w:name w:val="Revision"/>
    <w:hidden/>
    <w:uiPriority w:val="99"/>
    <w:semiHidden/>
    <w:rsid w:val="000C2DC2"/>
    <w:rPr>
      <w:rFonts w:ascii="Arial" w:hAnsi="Arial"/>
      <w:sz w:val="22"/>
      <w:szCs w:val="22"/>
    </w:rPr>
  </w:style>
  <w:style w:type="character" w:styleId="Fett">
    <w:name w:val="Strong"/>
    <w:basedOn w:val="Absatz-Standardschriftart"/>
    <w:uiPriority w:val="22"/>
    <w:qFormat/>
    <w:rsid w:val="000C2DC2"/>
    <w:rPr>
      <w:b/>
      <w:bCs/>
    </w:rPr>
  </w:style>
  <w:style w:type="character" w:customStyle="1" w:styleId="fontstyle01">
    <w:name w:val="fontstyle01"/>
    <w:basedOn w:val="Absatz-Standardschriftart"/>
    <w:rsid w:val="000C2DC2"/>
    <w:rPr>
      <w:rFonts w:ascii="TimesNewRomanPSMT" w:hAnsi="TimesNewRomanPSMT" w:hint="default"/>
      <w:b w:val="0"/>
      <w:bCs w:val="0"/>
      <w:i w:val="0"/>
      <w:iCs w:val="0"/>
      <w:color w:val="000000"/>
      <w:sz w:val="24"/>
      <w:szCs w:val="24"/>
    </w:rPr>
  </w:style>
  <w:style w:type="paragraph" w:styleId="StandardWeb">
    <w:name w:val="Normal (Web)"/>
    <w:basedOn w:val="Standard"/>
    <w:uiPriority w:val="99"/>
    <w:unhideWhenUsed/>
    <w:rsid w:val="000C2DC2"/>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customStyle="1" w:styleId="w">
    <w:name w:val="w"/>
    <w:basedOn w:val="Absatz-Standardschriftart"/>
    <w:rsid w:val="000C2DC2"/>
  </w:style>
  <w:style w:type="character" w:customStyle="1" w:styleId="mw-headline">
    <w:name w:val="mw-headline"/>
    <w:basedOn w:val="Absatz-Standardschriftart"/>
    <w:rsid w:val="000C2DC2"/>
  </w:style>
  <w:style w:type="character" w:customStyle="1" w:styleId="ff5">
    <w:name w:val="ff5"/>
    <w:basedOn w:val="Absatz-Standardschriftart"/>
    <w:rsid w:val="000C2DC2"/>
  </w:style>
  <w:style w:type="paragraph" w:customStyle="1" w:styleId="Grundtextzentriert">
    <w:name w:val="Grundtext (zentriert)"/>
    <w:basedOn w:val="Standard"/>
    <w:rsid w:val="000C2DC2"/>
    <w:pPr>
      <w:spacing w:after="0" w:line="320" w:lineRule="atLeast"/>
      <w:jc w:val="center"/>
    </w:pPr>
    <w:rPr>
      <w:rFonts w:ascii="Times New Roman" w:eastAsia="Times New Roman" w:hAnsi="Times New Roman" w:cs="Times New Roman"/>
      <w:szCs w:val="20"/>
      <w:lang w:eastAsia="de-DE"/>
    </w:rPr>
  </w:style>
  <w:style w:type="character" w:customStyle="1" w:styleId="Grundzfett">
    <w:name w:val="Grundz. (fett)"/>
    <w:rsid w:val="000C2DC2"/>
    <w:rPr>
      <w:b/>
    </w:rPr>
  </w:style>
  <w:style w:type="character" w:customStyle="1" w:styleId="Grundzkursiv">
    <w:name w:val="Grundz. (kursiv)"/>
    <w:rsid w:val="000C2DC2"/>
    <w:rPr>
      <w:i/>
    </w:rPr>
  </w:style>
  <w:style w:type="paragraph" w:customStyle="1" w:styleId="GrundtextEinrckung">
    <w:name w:val="Grundtext (Einrückung)"/>
    <w:basedOn w:val="Standard"/>
    <w:rsid w:val="000C2DC2"/>
    <w:pPr>
      <w:spacing w:after="0" w:line="240" w:lineRule="auto"/>
      <w:ind w:left="1701" w:hanging="1701"/>
      <w:jc w:val="left"/>
    </w:pPr>
    <w:rPr>
      <w:rFonts w:ascii="Times New Roman" w:eastAsia="Times New Roman" w:hAnsi="Times New Roman" w:cs="Times New Roman"/>
      <w:szCs w:val="20"/>
      <w:lang w:eastAsia="de-DE"/>
    </w:rPr>
  </w:style>
  <w:style w:type="character" w:customStyle="1" w:styleId="NichtaufgelsteErwhnung2">
    <w:name w:val="Nicht aufgelöste Erwähnung2"/>
    <w:basedOn w:val="Absatz-Standardschriftart"/>
    <w:uiPriority w:val="99"/>
    <w:semiHidden/>
    <w:unhideWhenUsed/>
    <w:rsid w:val="000C2DC2"/>
    <w:rPr>
      <w:color w:val="605E5C"/>
      <w:shd w:val="clear" w:color="auto" w:fill="E1DFDD"/>
    </w:rPr>
  </w:style>
  <w:style w:type="character" w:customStyle="1" w:styleId="NichtaufgelsteErwhnung3">
    <w:name w:val="Nicht aufgelöste Erwähnung3"/>
    <w:basedOn w:val="Absatz-Standardschriftart"/>
    <w:uiPriority w:val="99"/>
    <w:semiHidden/>
    <w:unhideWhenUsed/>
    <w:rsid w:val="000C2D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723414">
      <w:bodyDiv w:val="1"/>
      <w:marLeft w:val="0"/>
      <w:marRight w:val="0"/>
      <w:marTop w:val="0"/>
      <w:marBottom w:val="0"/>
      <w:divBdr>
        <w:top w:val="none" w:sz="0" w:space="0" w:color="auto"/>
        <w:left w:val="none" w:sz="0" w:space="0" w:color="auto"/>
        <w:bottom w:val="none" w:sz="0" w:space="0" w:color="auto"/>
        <w:right w:val="none" w:sz="0" w:space="0" w:color="auto"/>
      </w:divBdr>
    </w:div>
    <w:div w:id="456529767">
      <w:bodyDiv w:val="1"/>
      <w:marLeft w:val="0"/>
      <w:marRight w:val="0"/>
      <w:marTop w:val="0"/>
      <w:marBottom w:val="0"/>
      <w:divBdr>
        <w:top w:val="none" w:sz="0" w:space="0" w:color="auto"/>
        <w:left w:val="none" w:sz="0" w:space="0" w:color="auto"/>
        <w:bottom w:val="none" w:sz="0" w:space="0" w:color="auto"/>
        <w:right w:val="none" w:sz="0" w:space="0" w:color="auto"/>
      </w:divBdr>
    </w:div>
    <w:div w:id="1643150301">
      <w:bodyDiv w:val="1"/>
      <w:marLeft w:val="0"/>
      <w:marRight w:val="0"/>
      <w:marTop w:val="0"/>
      <w:marBottom w:val="0"/>
      <w:divBdr>
        <w:top w:val="none" w:sz="0" w:space="0" w:color="auto"/>
        <w:left w:val="none" w:sz="0" w:space="0" w:color="auto"/>
        <w:bottom w:val="none" w:sz="0" w:space="0" w:color="auto"/>
        <w:right w:val="none" w:sz="0" w:space="0" w:color="auto"/>
      </w:divBdr>
    </w:div>
    <w:div w:id="1649549145">
      <w:bodyDiv w:val="1"/>
      <w:marLeft w:val="0"/>
      <w:marRight w:val="0"/>
      <w:marTop w:val="0"/>
      <w:marBottom w:val="0"/>
      <w:divBdr>
        <w:top w:val="none" w:sz="0" w:space="0" w:color="auto"/>
        <w:left w:val="none" w:sz="0" w:space="0" w:color="auto"/>
        <w:bottom w:val="none" w:sz="0" w:space="0" w:color="auto"/>
        <w:right w:val="none" w:sz="0" w:space="0" w:color="auto"/>
      </w:divBdr>
    </w:div>
    <w:div w:id="1798142950">
      <w:bodyDiv w:val="1"/>
      <w:marLeft w:val="0"/>
      <w:marRight w:val="0"/>
      <w:marTop w:val="0"/>
      <w:marBottom w:val="0"/>
      <w:divBdr>
        <w:top w:val="none" w:sz="0" w:space="0" w:color="auto"/>
        <w:left w:val="none" w:sz="0" w:space="0" w:color="auto"/>
        <w:bottom w:val="none" w:sz="0" w:space="0" w:color="auto"/>
        <w:right w:val="none" w:sz="0" w:space="0" w:color="auto"/>
      </w:divBdr>
    </w:div>
    <w:div w:id="21326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hyperlink" Target="https://www.R-project.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dx.doi.org/10.1145/2530540"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nbn-resolving.org/urn:nbn:de:0168-ssoar-464632"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007/s11187-020-00419-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arkymarcsons" TargetMode="External"/><Relationship Id="rId22" Type="http://schemas.openxmlformats.org/officeDocument/2006/relationships/hyperlink" Target="http://www.idealibrary.com"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D39E3-EC50-FC48-86F1-043261BF4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12456</Words>
  <Characters>78477</Characters>
  <Application>Microsoft Office Word</Application>
  <DocSecurity>0</DocSecurity>
  <Lines>653</Lines>
  <Paragraphs>181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5ucs0wl6x6@goetheuniversitaet.onmicrosoft.com</dc:creator>
  <cp:keywords/>
  <dc:description/>
  <cp:lastModifiedBy>5ucs0wl6x6@goetheuniversitaet.onmicrosoft.com</cp:lastModifiedBy>
  <cp:revision>45</cp:revision>
  <dcterms:created xsi:type="dcterms:W3CDTF">2021-07-25T09:03:00Z</dcterms:created>
  <dcterms:modified xsi:type="dcterms:W3CDTF">2021-07-26T09:51:00Z</dcterms:modified>
</cp:coreProperties>
</file>